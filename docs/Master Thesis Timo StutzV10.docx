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8"/>
          <w:szCs w:val="48"/>
        </w:rPr>
      </w:pPr>
      <w:bookmarkStart w:colFirst="0" w:colLast="0" w:name="_heading=h.gjdgxs" w:id="0"/>
      <w:bookmarkEnd w:id="0"/>
      <w:r w:rsidDel="00000000" w:rsidR="00000000" w:rsidRPr="00000000">
        <w:rPr/>
        <w:drawing>
          <wp:inline distB="114300" distT="114300" distL="114300" distR="114300">
            <wp:extent cx="4068600" cy="918420"/>
            <wp:effectExtent b="0" l="0" r="0" t="0"/>
            <wp:docPr id="1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068600" cy="91842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114300" distT="114300" distL="114300" distR="114300">
            <wp:extent cx="2968087" cy="1070458"/>
            <wp:effectExtent b="0" l="0" r="0" t="0"/>
            <wp:docPr id="1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968087" cy="107045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rPr/>
      </w:pPr>
      <w:bookmarkStart w:colFirst="0" w:colLast="0" w:name="_heading=h.zchuhpfw6ti8" w:id="1"/>
      <w:bookmarkEnd w:id="1"/>
      <w:r w:rsidDel="00000000" w:rsidR="00000000" w:rsidRPr="00000000">
        <w:rPr>
          <w:rtl w:val="0"/>
        </w:rPr>
        <w:t xml:space="preserve">Design of an HDPE bottle collection and pre-cleaning system for recycling in Blantyre, Malawi</w:t>
      </w:r>
    </w:p>
    <w:p w:rsidR="00000000" w:rsidDel="00000000" w:rsidP="00000000" w:rsidRDefault="00000000" w:rsidRPr="00000000" w14:paraId="00000006">
      <w:pPr>
        <w:rPr/>
      </w:pPr>
      <w:r w:rsidDel="00000000" w:rsidR="00000000" w:rsidRPr="00000000">
        <w:rPr>
          <w:rtl w:val="0"/>
        </w:rPr>
      </w:r>
    </w:p>
    <w:tbl>
      <w:tblPr>
        <w:tblStyle w:val="Table1"/>
        <w:tblW w:w="909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215"/>
        <w:gridCol w:w="4875"/>
        <w:tblGridChange w:id="0">
          <w:tblGrid>
            <w:gridCol w:w="4215"/>
            <w:gridCol w:w="4875"/>
          </w:tblGrid>
        </w:tblGridChange>
      </w:tblGrid>
      <w:tr>
        <w:trPr>
          <w:cantSplit w:val="0"/>
          <w:trHeight w:val="54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7">
            <w:pPr>
              <w:jc w:val="right"/>
              <w:rPr>
                <w:sz w:val="28"/>
                <w:szCs w:val="28"/>
              </w:rPr>
            </w:pPr>
            <w:r w:rsidDel="00000000" w:rsidR="00000000" w:rsidRPr="00000000">
              <w:rPr>
                <w:sz w:val="28"/>
                <w:szCs w:val="28"/>
                <w:rtl w:val="0"/>
              </w:rPr>
              <w:t xml:space="preserve">Author:</w:t>
            </w:r>
          </w:p>
        </w:tc>
        <w:tc>
          <w:tcPr>
            <w:shd w:fill="auto" w:val="clear"/>
            <w:tcMar>
              <w:top w:w="100.0" w:type="dxa"/>
              <w:left w:w="100.0" w:type="dxa"/>
              <w:bottom w:w="100.0" w:type="dxa"/>
              <w:right w:w="100.0" w:type="dxa"/>
            </w:tcMar>
          </w:tcPr>
          <w:p w:rsidR="00000000" w:rsidDel="00000000" w:rsidP="00000000" w:rsidRDefault="00000000" w:rsidRPr="00000000" w14:paraId="00000008">
            <w:pPr>
              <w:ind w:firstLine="217"/>
              <w:jc w:val="left"/>
              <w:rPr>
                <w:sz w:val="28"/>
                <w:szCs w:val="28"/>
              </w:rPr>
            </w:pPr>
            <w:r w:rsidDel="00000000" w:rsidR="00000000" w:rsidRPr="00000000">
              <w:rPr>
                <w:sz w:val="28"/>
                <w:szCs w:val="28"/>
                <w:rtl w:val="0"/>
              </w:rPr>
              <w:t xml:space="preserve">Timo Stutz</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9">
            <w:pPr>
              <w:jc w:val="right"/>
              <w:rPr>
                <w:sz w:val="28"/>
                <w:szCs w:val="28"/>
              </w:rPr>
            </w:pPr>
            <w:r w:rsidDel="00000000" w:rsidR="00000000" w:rsidRPr="00000000">
              <w:rPr>
                <w:sz w:val="28"/>
                <w:szCs w:val="28"/>
                <w:rtl w:val="0"/>
              </w:rPr>
              <w:t xml:space="preserve">Supervisors:</w:t>
            </w:r>
          </w:p>
        </w:tc>
        <w:tc>
          <w:tcPr>
            <w:shd w:fill="auto" w:val="clear"/>
            <w:tcMar>
              <w:top w:w="100.0" w:type="dxa"/>
              <w:left w:w="100.0" w:type="dxa"/>
              <w:bottom w:w="100.0" w:type="dxa"/>
              <w:right w:w="100.0" w:type="dxa"/>
            </w:tcMar>
          </w:tcPr>
          <w:p w:rsidR="00000000" w:rsidDel="00000000" w:rsidP="00000000" w:rsidRDefault="00000000" w:rsidRPr="00000000" w14:paraId="0000000A">
            <w:pPr>
              <w:ind w:firstLine="217"/>
              <w:jc w:val="left"/>
              <w:rPr>
                <w:sz w:val="28"/>
                <w:szCs w:val="28"/>
              </w:rPr>
            </w:pPr>
            <w:r w:rsidDel="00000000" w:rsidR="00000000" w:rsidRPr="00000000">
              <w:rPr>
                <w:sz w:val="28"/>
                <w:szCs w:val="28"/>
                <w:rtl w:val="0"/>
              </w:rPr>
              <w:t xml:space="preserve">Prof. Elizabeth Tilley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B">
            <w:pPr>
              <w:jc w:val="right"/>
              <w:rPr>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C">
            <w:pPr>
              <w:ind w:firstLine="217"/>
              <w:jc w:val="left"/>
              <w:rPr>
                <w:sz w:val="28"/>
                <w:szCs w:val="28"/>
              </w:rPr>
            </w:pPr>
            <w:r w:rsidDel="00000000" w:rsidR="00000000" w:rsidRPr="00000000">
              <w:rPr>
                <w:sz w:val="28"/>
                <w:szCs w:val="28"/>
                <w:rtl w:val="0"/>
              </w:rPr>
              <w:t xml:space="preserve">Dr. Jakub Tkaczuk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D">
            <w:pPr>
              <w:jc w:val="right"/>
              <w:rPr>
                <w:sz w:val="28"/>
                <w:szCs w:val="28"/>
              </w:rPr>
            </w:pPr>
            <w:r w:rsidDel="00000000" w:rsidR="00000000" w:rsidRPr="00000000">
              <w:rPr>
                <w:sz w:val="28"/>
                <w:szCs w:val="28"/>
                <w:rtl w:val="0"/>
              </w:rPr>
              <w:t xml:space="preserve">Tutors:</w:t>
            </w:r>
          </w:p>
        </w:tc>
        <w:tc>
          <w:tcPr>
            <w:shd w:fill="auto" w:val="clear"/>
            <w:tcMar>
              <w:top w:w="100.0" w:type="dxa"/>
              <w:left w:w="100.0" w:type="dxa"/>
              <w:bottom w:w="100.0" w:type="dxa"/>
              <w:right w:w="100.0" w:type="dxa"/>
            </w:tcMar>
          </w:tcPr>
          <w:p w:rsidR="00000000" w:rsidDel="00000000" w:rsidP="00000000" w:rsidRDefault="00000000" w:rsidRPr="00000000" w14:paraId="0000000E">
            <w:pPr>
              <w:ind w:firstLine="217"/>
              <w:jc w:val="left"/>
              <w:rPr>
                <w:sz w:val="28"/>
                <w:szCs w:val="28"/>
              </w:rPr>
            </w:pPr>
            <w:r w:rsidDel="00000000" w:rsidR="00000000" w:rsidRPr="00000000">
              <w:rPr>
                <w:sz w:val="28"/>
                <w:szCs w:val="28"/>
                <w:rtl w:val="0"/>
              </w:rPr>
              <w:t xml:space="preserve">Prof. Giovanni Sansavini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F">
            <w:pPr>
              <w:jc w:val="righ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0">
            <w:pPr>
              <w:jc w:val="left"/>
              <w:rPr/>
            </w:pPr>
            <w:r w:rsidDel="00000000" w:rsidR="00000000" w:rsidRPr="00000000">
              <w:rPr>
                <w:rtl w:val="0"/>
              </w:rPr>
            </w:r>
          </w:p>
        </w:tc>
      </w:tr>
    </w:tbl>
    <w:p w:rsidR="00000000" w:rsidDel="00000000" w:rsidP="00000000" w:rsidRDefault="00000000" w:rsidRPr="00000000" w14:paraId="00000011">
      <w:pPr>
        <w:ind w:firstLine="0"/>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ind w:firstLine="0"/>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t xml:space="preserve">08-Jan-2023</w:t>
      </w:r>
    </w:p>
    <w:p w:rsidR="00000000" w:rsidDel="00000000" w:rsidP="00000000" w:rsidRDefault="00000000" w:rsidRPr="00000000" w14:paraId="00000016">
      <w:pPr>
        <w:pageBreakBefore w:val="1"/>
        <w:pBdr>
          <w:top w:space="0" w:sz="0" w:val="nil"/>
          <w:left w:space="0" w:sz="0" w:val="nil"/>
          <w:bottom w:space="0" w:sz="0" w:val="nil"/>
          <w:right w:space="0" w:sz="0" w:val="nil"/>
          <w:between w:space="0" w:sz="0" w:val="nil"/>
        </w:pBdr>
        <w:spacing w:line="240" w:lineRule="auto"/>
        <w:jc w:val="center"/>
        <w:rPr>
          <w:color w:val="000000"/>
          <w:sz w:val="36"/>
          <w:szCs w:val="36"/>
        </w:rPr>
      </w:pPr>
      <w:r w:rsidDel="00000000" w:rsidR="00000000" w:rsidRPr="00000000">
        <w:rPr>
          <w:rtl w:val="0"/>
        </w:rPr>
      </w:r>
    </w:p>
    <w:p w:rsidR="00000000" w:rsidDel="00000000" w:rsidP="00000000" w:rsidRDefault="00000000" w:rsidRPr="00000000" w14:paraId="00000017">
      <w:pPr>
        <w:pageBreakBefore w:val="1"/>
        <w:pBdr>
          <w:top w:space="0" w:sz="0" w:val="nil"/>
          <w:left w:space="0" w:sz="0" w:val="nil"/>
          <w:bottom w:space="0" w:sz="0" w:val="nil"/>
          <w:right w:space="0" w:sz="0" w:val="nil"/>
          <w:between w:space="0" w:sz="0" w:val="nil"/>
        </w:pBdr>
        <w:spacing w:line="240" w:lineRule="auto"/>
        <w:jc w:val="center"/>
        <w:rPr>
          <w:color w:val="000000"/>
          <w:sz w:val="36"/>
          <w:szCs w:val="36"/>
        </w:rPr>
      </w:pPr>
      <w:r w:rsidDel="00000000" w:rsidR="00000000" w:rsidRPr="00000000">
        <w:rPr>
          <w:color w:val="000000"/>
          <w:sz w:val="36"/>
          <w:szCs w:val="36"/>
          <w:rtl w:val="0"/>
        </w:rPr>
        <w:t xml:space="preserve">Acknowledgements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I would not have made it without the help of many people.</w:t>
      </w:r>
    </w:p>
    <w:p w:rsidR="00000000" w:rsidDel="00000000" w:rsidP="00000000" w:rsidRDefault="00000000" w:rsidRPr="00000000" w14:paraId="0000001A">
      <w:pPr>
        <w:rPr/>
      </w:pPr>
      <w:r w:rsidDel="00000000" w:rsidR="00000000" w:rsidRPr="00000000">
        <w:rPr>
          <w:rtl w:val="0"/>
        </w:rPr>
        <w:t xml:space="preserve">If you want to thank someone in particular, this is the place. If not, the section can be removed.</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tabs>
          <w:tab w:val="left" w:leader="none" w:pos="2374"/>
        </w:tabs>
        <w:rPr/>
      </w:pPr>
      <w:r w:rsidDel="00000000" w:rsidR="00000000" w:rsidRPr="00000000">
        <w:rPr>
          <w:rtl w:val="0"/>
        </w:rPr>
        <w:tab/>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578"/>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578"/>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Table of Contents</w:t>
      </w:r>
    </w:p>
    <w:p w:rsidR="00000000" w:rsidDel="00000000" w:rsidP="00000000" w:rsidRDefault="00000000" w:rsidRPr="00000000" w14:paraId="0000002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1100"/>
              <w:tab w:val="right" w:leader="none" w:pos="9016"/>
            </w:tabs>
            <w:spacing w:after="0" w:before="0" w:line="480" w:lineRule="auto"/>
            <w:ind w:left="0" w:right="0" w:firstLine="57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3"/>
            </w:tabs>
            <w:spacing w:after="100" w:before="0" w:line="360" w:lineRule="auto"/>
            <w:ind w:left="220" w:right="0" w:firstLine="358"/>
            <w:jc w:val="both"/>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Global Plastic Waste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3"/>
            </w:tabs>
            <w:spacing w:after="100" w:before="0" w:line="360" w:lineRule="auto"/>
            <w:ind w:left="220" w:right="0" w:firstLine="358"/>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Plastic Recycling</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3"/>
            </w:tabs>
            <w:spacing w:after="100" w:before="0" w:line="360" w:lineRule="auto"/>
            <w:ind w:left="220" w:right="0" w:firstLine="358"/>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Plastic Collection in low-income countries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3"/>
            </w:tabs>
            <w:spacing w:after="100" w:before="0" w:line="360" w:lineRule="auto"/>
            <w:ind w:left="220" w:right="0" w:firstLine="358"/>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Justification and Research Questions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1100"/>
              <w:tab w:val="right" w:leader="none" w:pos="9016"/>
            </w:tabs>
            <w:spacing w:after="0" w:before="0" w:line="480" w:lineRule="auto"/>
            <w:ind w:left="0" w:right="0" w:firstLine="578"/>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Materials and Methods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1100"/>
              <w:tab w:val="right" w:leader="none" w:pos="9016"/>
            </w:tabs>
            <w:spacing w:after="0" w:before="0" w:line="480" w:lineRule="auto"/>
            <w:ind w:left="0" w:right="0" w:firstLine="578"/>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 and Discussion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3"/>
            </w:tabs>
            <w:spacing w:after="100" w:before="0" w:line="360" w:lineRule="auto"/>
            <w:ind w:left="220" w:right="0" w:firstLine="358"/>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and Product</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8493"/>
            </w:tabs>
            <w:spacing w:after="100" w:before="0" w:line="360" w:lineRule="auto"/>
            <w:ind w:left="440" w:right="0" w:firstLine="137.99999999999997"/>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Identification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8493"/>
            </w:tabs>
            <w:spacing w:after="100" w:before="0" w:line="360" w:lineRule="auto"/>
            <w:ind w:left="440" w:right="0" w:firstLine="137.99999999999997"/>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Mission Statement</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8493"/>
            </w:tabs>
            <w:spacing w:after="100" w:before="0" w:line="360" w:lineRule="auto"/>
            <w:ind w:left="440" w:right="0" w:firstLine="137.99999999999997"/>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Needs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8493"/>
            </w:tabs>
            <w:spacing w:after="100" w:before="0" w:line="360" w:lineRule="auto"/>
            <w:ind w:left="440" w:right="0" w:firstLine="137.99999999999997"/>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Diagram</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8493"/>
            </w:tabs>
            <w:spacing w:after="100" w:before="0" w:line="360" w:lineRule="auto"/>
            <w:ind w:left="440" w:right="0" w:firstLine="137.99999999999997"/>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3.1.5</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Need-Metrics Matrix</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8493"/>
            </w:tabs>
            <w:spacing w:after="100" w:before="0" w:line="360" w:lineRule="auto"/>
            <w:ind w:left="440" w:right="0" w:firstLine="137.99999999999997"/>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3.1.6</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Target Product Specifications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3"/>
            </w:tabs>
            <w:spacing w:after="100" w:before="0" w:line="360" w:lineRule="auto"/>
            <w:ind w:left="220" w:right="0" w:firstLine="358"/>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Concept Development</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8493"/>
            </w:tabs>
            <w:spacing w:after="100" w:before="0" w:line="360" w:lineRule="auto"/>
            <w:ind w:left="440" w:right="0" w:firstLine="137.99999999999997"/>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Concept Generation</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8493"/>
            </w:tabs>
            <w:spacing w:after="100" w:before="0" w:line="360" w:lineRule="auto"/>
            <w:ind w:left="440" w:right="0" w:firstLine="137.99999999999997"/>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Concept Selection</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3"/>
            </w:tabs>
            <w:spacing w:after="100" w:before="0" w:line="360" w:lineRule="auto"/>
            <w:ind w:left="220" w:right="0" w:firstLine="358"/>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Level Design</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8493"/>
            </w:tabs>
            <w:spacing w:after="100" w:before="0" w:line="360" w:lineRule="auto"/>
            <w:ind w:left="440" w:right="0" w:firstLine="137.99999999999997"/>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Schematics and Product Layout</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3"/>
            </w:tabs>
            <w:spacing w:after="100" w:before="0" w:line="360" w:lineRule="auto"/>
            <w:ind w:left="220" w:right="0" w:firstLine="358"/>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Detailed Design</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8493"/>
            </w:tabs>
            <w:spacing w:after="100" w:before="0" w:line="360" w:lineRule="auto"/>
            <w:ind w:left="440" w:right="0" w:firstLine="137.99999999999997"/>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3.4.1</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Inflation Module:</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8493"/>
            </w:tabs>
            <w:spacing w:after="100" w:before="0" w:line="360" w:lineRule="auto"/>
            <w:ind w:left="440" w:right="0" w:firstLine="137.99999999999997"/>
            <w:jc w:val="both"/>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3.4.2</w:t>
            </w:r>
          </w:hyperlink>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Cleaning Module:</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8493"/>
            </w:tabs>
            <w:spacing w:after="100" w:before="0" w:line="360" w:lineRule="auto"/>
            <w:ind w:left="440" w:right="0" w:firstLine="137.99999999999997"/>
            <w:jc w:val="both"/>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3.4.3</w:t>
            </w:r>
          </w:hyperlink>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Water Module:</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8493"/>
            </w:tabs>
            <w:spacing w:after="100" w:before="0" w:line="360" w:lineRule="auto"/>
            <w:ind w:left="440" w:right="0" w:firstLine="137.99999999999997"/>
            <w:jc w:val="both"/>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3.4.4</w:t>
            </w:r>
          </w:hyperlink>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Stacking Module:</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3"/>
            </w:tabs>
            <w:spacing w:after="100" w:before="0" w:line="360" w:lineRule="auto"/>
            <w:ind w:left="220" w:right="0" w:firstLine="358"/>
            <w:jc w:val="both"/>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hyperlink>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Verification</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3"/>
            </w:tabs>
            <w:spacing w:after="100" w:before="0" w:line="360" w:lineRule="auto"/>
            <w:ind w:left="220" w:right="0" w:firstLine="358"/>
            <w:jc w:val="both"/>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hyperlink>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Prototyping</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8493"/>
            </w:tabs>
            <w:spacing w:after="100" w:before="0" w:line="360" w:lineRule="auto"/>
            <w:ind w:left="440" w:right="0" w:firstLine="137.99999999999997"/>
            <w:jc w:val="both"/>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3.6.1</w:t>
            </w:r>
          </w:hyperlink>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Switzerland Prototype</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8493"/>
            </w:tabs>
            <w:spacing w:after="100" w:before="0" w:line="360" w:lineRule="auto"/>
            <w:ind w:left="440" w:right="0" w:firstLine="137.99999999999997"/>
            <w:jc w:val="both"/>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3.6.2</w:t>
            </w:r>
          </w:hyperlink>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Blantyre Prototype</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1100"/>
              <w:tab w:val="right" w:leader="none" w:pos="9016"/>
            </w:tabs>
            <w:spacing w:after="0" w:before="0" w:line="480" w:lineRule="auto"/>
            <w:ind w:left="0" w:right="0" w:firstLine="578"/>
            <w:jc w:val="both"/>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Conclusions and Recommendations</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1100"/>
              <w:tab w:val="right" w:leader="none" w:pos="9016"/>
            </w:tabs>
            <w:spacing w:after="0" w:before="0" w:line="480" w:lineRule="auto"/>
            <w:ind w:left="0" w:right="0" w:firstLine="578"/>
            <w:jc w:val="both"/>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heading=h.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Bibliography</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1100"/>
              <w:tab w:val="right" w:leader="none" w:pos="9016"/>
            </w:tabs>
            <w:spacing w:after="0" w:before="0" w:line="480" w:lineRule="auto"/>
            <w:ind w:left="0" w:right="0" w:firstLine="578"/>
            <w:jc w:val="both"/>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heading=h.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2">
          <w:pPr>
            <w:ind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left" w:leader="none" w:pos="440"/>
          <w:tab w:val="right" w:leader="none" w:pos="9016"/>
        </w:tabs>
        <w:spacing w:after="0" w:line="240" w:lineRule="auto"/>
        <w:ind w:firstLine="0"/>
        <w:rPr>
          <w:color w:val="000000"/>
          <w:sz w:val="24"/>
          <w:szCs w:val="24"/>
        </w:rPr>
      </w:pPr>
      <w:r w:rsidDel="00000000" w:rsidR="00000000" w:rsidRPr="00000000">
        <w:rPr>
          <w:rtl w:val="0"/>
        </w:rPr>
      </w:r>
    </w:p>
    <w:p w:rsidR="00000000" w:rsidDel="00000000" w:rsidP="00000000" w:rsidRDefault="00000000" w:rsidRPr="00000000" w14:paraId="00000044">
      <w:pPr>
        <w:pageBreakBefore w:val="1"/>
        <w:pBdr>
          <w:top w:space="0" w:sz="0" w:val="nil"/>
          <w:left w:space="0" w:sz="0" w:val="nil"/>
          <w:bottom w:space="0" w:sz="0" w:val="nil"/>
          <w:right w:space="0" w:sz="0" w:val="nil"/>
          <w:between w:space="0" w:sz="0" w:val="nil"/>
        </w:pBdr>
        <w:spacing w:line="240" w:lineRule="auto"/>
        <w:jc w:val="center"/>
        <w:rPr>
          <w:color w:val="000000"/>
          <w:sz w:val="36"/>
          <w:szCs w:val="36"/>
        </w:rPr>
      </w:pPr>
      <w:r w:rsidDel="00000000" w:rsidR="00000000" w:rsidRPr="00000000">
        <w:rPr>
          <w:color w:val="000000"/>
          <w:sz w:val="36"/>
          <w:szCs w:val="36"/>
          <w:rtl w:val="0"/>
        </w:rPr>
        <w:t xml:space="preserve">Abstract</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The abstract should succinctly summarize the research gap, the methods you employed, your results, conclusions, and recommendations.  Don’t use acronyms if possible and keep the language as general as possible.</w:t>
      </w:r>
    </w:p>
    <w:p w:rsidR="00000000" w:rsidDel="00000000" w:rsidP="00000000" w:rsidRDefault="00000000" w:rsidRPr="00000000" w14:paraId="00000047">
      <w:pPr>
        <w:rPr/>
      </w:pPr>
      <w:r w:rsidDel="00000000" w:rsidR="00000000" w:rsidRPr="00000000">
        <w:rPr>
          <w:rtl w:val="0"/>
        </w:rPr>
        <w:t xml:space="preserve">Keep the abstract to a maximum of 500 words.</w:t>
      </w:r>
    </w:p>
    <w:p w:rsidR="00000000" w:rsidDel="00000000" w:rsidP="00000000" w:rsidRDefault="00000000" w:rsidRPr="00000000" w14:paraId="00000048">
      <w:pPr>
        <w:rPr/>
      </w:pPr>
      <w:r w:rsidDel="00000000" w:rsidR="00000000" w:rsidRPr="00000000">
        <w:rPr>
          <w:rtl w:val="0"/>
        </w:rPr>
        <w:t xml:space="preserve">The abstract stays on its own page.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1"/>
        <w:numPr>
          <w:ilvl w:val="0"/>
          <w:numId w:val="12"/>
        </w:numPr>
        <w:ind w:left="432" w:hanging="432"/>
        <w:rPr/>
      </w:pPr>
      <w:bookmarkStart w:colFirst="0" w:colLast="0" w:name="_heading=h.30j0zll" w:id="2"/>
      <w:bookmarkEnd w:id="2"/>
      <w:r w:rsidDel="00000000" w:rsidR="00000000" w:rsidRPr="00000000">
        <w:rPr>
          <w:rtl w:val="0"/>
        </w:rPr>
        <w:t xml:space="preserve">Introduction</w:t>
      </w:r>
    </w:p>
    <w:p w:rsidR="00000000" w:rsidDel="00000000" w:rsidP="00000000" w:rsidRDefault="00000000" w:rsidRPr="00000000" w14:paraId="0000004B">
      <w:pPr>
        <w:rPr/>
      </w:pPr>
      <w:bookmarkStart w:colFirst="0" w:colLast="0" w:name="_heading=h.3whwml4" w:id="3"/>
      <w:bookmarkEnd w:id="3"/>
      <w:r w:rsidDel="00000000" w:rsidR="00000000" w:rsidRPr="00000000">
        <w:rPr>
          <w:rtl w:val="0"/>
        </w:rPr>
        <w:t xml:space="preserve">This thesis is part of a PhD project conducted at the Chair of Global Health Engineering at ETH Zurich. The PhD research aims to design, implement, and evaluate a closed-loop plastic bottle recycling scheme in low-income countries to efficiently, and effectively manage the flow of waste bottles from consumers into new drinking bottles. The work is carried out in collaboration with a plastic bottle manufacturer (Arkay Plastics), a local NGO (WASTE Advisers) as well as a Malawian beverage manufacturer (Chibuku Products).</w:t>
      </w:r>
    </w:p>
    <w:p w:rsidR="00000000" w:rsidDel="00000000" w:rsidP="00000000" w:rsidRDefault="00000000" w:rsidRPr="00000000" w14:paraId="0000004C">
      <w:pPr>
        <w:pStyle w:val="Heading2"/>
        <w:numPr>
          <w:ilvl w:val="1"/>
          <w:numId w:val="12"/>
        </w:numPr>
        <w:ind w:left="576" w:hanging="576"/>
        <w:rPr/>
      </w:pPr>
      <w:bookmarkStart w:colFirst="0" w:colLast="0" w:name="_heading=h.1fob9te" w:id="4"/>
      <w:bookmarkEnd w:id="4"/>
      <w:r w:rsidDel="00000000" w:rsidR="00000000" w:rsidRPr="00000000">
        <w:rPr>
          <w:rtl w:val="0"/>
        </w:rPr>
        <w:t xml:space="preserve">Global Plastic Waste</w:t>
      </w:r>
    </w:p>
    <w:p w:rsidR="00000000" w:rsidDel="00000000" w:rsidP="00000000" w:rsidRDefault="00000000" w:rsidRPr="00000000" w14:paraId="0000004D">
      <w:pPr>
        <w:rPr/>
      </w:pPr>
      <w:bookmarkStart w:colFirst="0" w:colLast="0" w:name="_heading=h.qsh70q" w:id="5"/>
      <w:bookmarkEnd w:id="5"/>
      <w:r w:rsidDel="00000000" w:rsidR="00000000" w:rsidRPr="00000000">
        <w:rPr>
          <w:rtl w:val="0"/>
        </w:rPr>
        <w:t xml:space="preserve">The generation of plastic waste is a rapidly growing process all over the world. Producing twice as much plastic waste in comparison to two decades ago (OECD, 2022), the world is faced with a major challenge to overcome the problem of mismanaged plastic waste. Almost half of the global plastic waste is generated in OECD (Organization for Economic Co-operation and Development) countries and is prone to regional differences. Inadequate collection and disposal of macroplastics as well as leakage of microplastics are a serious concern to our planet (OECD, 2022).  Generally, plastics that served their purpose find their way into different channels:  In 2015, 9% of the cumulative plastic waste was recycled, 12% was incinerated, and 79% was landfilled or disposed of in the natural environment (Ncube et al., 2021). Even today, plastics follow a linear approach (make, use, dispose) rather than a circular economy (design for use, recover, redesign) (C. A. Velis et al., 2022).</w:t>
      </w:r>
    </w:p>
    <w:p w:rsidR="00000000" w:rsidDel="00000000" w:rsidP="00000000" w:rsidRDefault="00000000" w:rsidRPr="00000000" w14:paraId="0000004E">
      <w:pPr>
        <w:rPr/>
      </w:pPr>
      <w:r w:rsidDel="00000000" w:rsidR="00000000" w:rsidRPr="00000000">
        <w:rPr>
          <w:rtl w:val="0"/>
        </w:rPr>
        <w:t xml:space="preserve">Openly disposed plastic material can have severe consequences on the well-being of the environment, animals, and humans. Plastic can clog sewers, provide breeding space for mosquitoes, entangle or choke animals, enter the human food chain, and much more. Plastic waste disposed in landfills or in the environment can travel far distances, being transported by wind, or washed away by heavy rain. The effects are enormous for living creatures. The waste in landfills further results in the generation of methane gas, a greenhouse gas causing global climate change (Ncube et al., 2021).</w:t>
      </w:r>
    </w:p>
    <w:p w:rsidR="00000000" w:rsidDel="00000000" w:rsidP="00000000" w:rsidRDefault="00000000" w:rsidRPr="00000000" w14:paraId="0000004F">
      <w:pPr>
        <w:rPr/>
      </w:pPr>
      <w:r w:rsidDel="00000000" w:rsidR="00000000" w:rsidRPr="00000000">
        <w:rPr>
          <w:rtl w:val="0"/>
        </w:rPr>
        <w:t xml:space="preserve">Globally, packaging contributes to almost 50% of the total weight of plastic waste (Geyer et al., 2017). This trend is due to the unique properties, high functionality, and low cost of plastic materials. Plastics allow for minimal material usage where the packaging material can account for less than 3% of the product weight. Among food packaging materials, a variety of thermoplastics have emerged including polypropylene (PP), polystyrene (PS), polyvinylchloride (PVC), high-/low-density polyethylene (HDPE/ LDPE), and polyethylene terephthalate (PET). Many of these are landfilled where they need centuries to degrade (Aarnio &amp; Hämäläinen, 2008; Hu, 2014). The packaging industry has started their efforts to reduce waste disposed into the environment by including recyclable plastic in their designs. However, recycling has turned out to be difficult, time and budget consuming as the waste collected often consists of various plastic types that need to be sorted and separated first (Ncube et al., 2021).</w:t>
      </w:r>
    </w:p>
    <w:p w:rsidR="00000000" w:rsidDel="00000000" w:rsidP="00000000" w:rsidRDefault="00000000" w:rsidRPr="00000000" w14:paraId="00000050">
      <w:pPr>
        <w:pStyle w:val="Heading2"/>
        <w:numPr>
          <w:ilvl w:val="1"/>
          <w:numId w:val="12"/>
        </w:numPr>
        <w:ind w:left="576" w:hanging="576"/>
        <w:rPr/>
      </w:pPr>
      <w:bookmarkStart w:colFirst="0" w:colLast="0" w:name="_heading=h.3znysh7" w:id="6"/>
      <w:bookmarkEnd w:id="6"/>
      <w:r w:rsidDel="00000000" w:rsidR="00000000" w:rsidRPr="00000000">
        <w:rPr>
          <w:rtl w:val="0"/>
        </w:rPr>
        <w:t xml:space="preserve">Plastic Recycling</w:t>
      </w:r>
    </w:p>
    <w:p w:rsidR="00000000" w:rsidDel="00000000" w:rsidP="00000000" w:rsidRDefault="00000000" w:rsidRPr="00000000" w14:paraId="00000051">
      <w:pPr>
        <w:rPr/>
      </w:pPr>
      <w:r w:rsidDel="00000000" w:rsidR="00000000" w:rsidRPr="00000000">
        <w:rPr>
          <w:rtl w:val="0"/>
        </w:rPr>
        <w:t xml:space="preserve">Hahladakis &amp; Iacovidou (2019) describe plastic recycling as the process of recovering and reprocessing waste plastic into secondary material that can be used to manufacture new components and products. Four types of plastic waste recycling can be identified: </w:t>
      </w:r>
    </w:p>
    <w:p w:rsidR="00000000" w:rsidDel="00000000" w:rsidP="00000000" w:rsidRDefault="00000000" w:rsidRPr="00000000" w14:paraId="00000052">
      <w:pPr>
        <w:numPr>
          <w:ilvl w:val="0"/>
          <w:numId w:val="11"/>
        </w:numPr>
        <w:pBdr>
          <w:top w:space="0" w:sz="0" w:val="nil"/>
          <w:left w:space="0" w:sz="0" w:val="nil"/>
          <w:bottom w:space="0" w:sz="0" w:val="nil"/>
          <w:right w:space="0" w:sz="0" w:val="nil"/>
          <w:between w:space="0" w:sz="0" w:val="nil"/>
        </w:pBdr>
        <w:spacing w:after="0" w:lineRule="auto"/>
        <w:ind w:left="1080" w:hanging="720"/>
        <w:rPr>
          <w:color w:val="000000"/>
          <w:sz w:val="21"/>
          <w:szCs w:val="21"/>
        </w:rPr>
      </w:pPr>
      <w:r w:rsidDel="00000000" w:rsidR="00000000" w:rsidRPr="00000000">
        <w:rPr>
          <w:color w:val="000000"/>
          <w:rtl w:val="0"/>
        </w:rPr>
        <w:t xml:space="preserve">primary recycling (re-extrusion)</w:t>
      </w:r>
      <w:r w:rsidDel="00000000" w:rsidR="00000000" w:rsidRPr="00000000">
        <w:rPr>
          <w:rtl w:val="0"/>
        </w:rPr>
      </w:r>
    </w:p>
    <w:p w:rsidR="00000000" w:rsidDel="00000000" w:rsidP="00000000" w:rsidRDefault="00000000" w:rsidRPr="00000000" w14:paraId="00000053">
      <w:pPr>
        <w:numPr>
          <w:ilvl w:val="0"/>
          <w:numId w:val="11"/>
        </w:numPr>
        <w:pBdr>
          <w:top w:space="0" w:sz="0" w:val="nil"/>
          <w:left w:space="0" w:sz="0" w:val="nil"/>
          <w:bottom w:space="0" w:sz="0" w:val="nil"/>
          <w:right w:space="0" w:sz="0" w:val="nil"/>
          <w:between w:space="0" w:sz="0" w:val="nil"/>
        </w:pBdr>
        <w:spacing w:after="0" w:lineRule="auto"/>
        <w:ind w:left="1080" w:hanging="720"/>
        <w:rPr>
          <w:color w:val="000000"/>
          <w:sz w:val="21"/>
          <w:szCs w:val="21"/>
        </w:rPr>
      </w:pPr>
      <w:r w:rsidDel="00000000" w:rsidR="00000000" w:rsidRPr="00000000">
        <w:rPr>
          <w:color w:val="000000"/>
          <w:rtl w:val="0"/>
        </w:rPr>
        <w:t xml:space="preserve">secondary recycling (mechanical recycling)</w:t>
      </w:r>
      <w:r w:rsidDel="00000000" w:rsidR="00000000" w:rsidRPr="00000000">
        <w:rPr>
          <w:rtl w:val="0"/>
        </w:rPr>
      </w:r>
    </w:p>
    <w:p w:rsidR="00000000" w:rsidDel="00000000" w:rsidP="00000000" w:rsidRDefault="00000000" w:rsidRPr="00000000" w14:paraId="00000054">
      <w:pPr>
        <w:numPr>
          <w:ilvl w:val="0"/>
          <w:numId w:val="11"/>
        </w:numPr>
        <w:pBdr>
          <w:top w:space="0" w:sz="0" w:val="nil"/>
          <w:left w:space="0" w:sz="0" w:val="nil"/>
          <w:bottom w:space="0" w:sz="0" w:val="nil"/>
          <w:right w:space="0" w:sz="0" w:val="nil"/>
          <w:between w:space="0" w:sz="0" w:val="nil"/>
        </w:pBdr>
        <w:spacing w:after="0" w:lineRule="auto"/>
        <w:ind w:left="1080" w:hanging="720"/>
        <w:rPr>
          <w:color w:val="000000"/>
          <w:sz w:val="21"/>
          <w:szCs w:val="21"/>
        </w:rPr>
      </w:pPr>
      <w:r w:rsidDel="00000000" w:rsidR="00000000" w:rsidRPr="00000000">
        <w:rPr>
          <w:color w:val="000000"/>
          <w:rtl w:val="0"/>
        </w:rPr>
        <w:t xml:space="preserve">tertiary recycling (chemical or feedstock recycling)</w:t>
      </w:r>
      <w:r w:rsidDel="00000000" w:rsidR="00000000" w:rsidRPr="00000000">
        <w:rPr>
          <w:rtl w:val="0"/>
        </w:rPr>
      </w:r>
    </w:p>
    <w:p w:rsidR="00000000" w:rsidDel="00000000" w:rsidP="00000000" w:rsidRDefault="00000000" w:rsidRPr="00000000" w14:paraId="00000055">
      <w:pPr>
        <w:numPr>
          <w:ilvl w:val="0"/>
          <w:numId w:val="11"/>
        </w:numPr>
        <w:pBdr>
          <w:top w:space="0" w:sz="0" w:val="nil"/>
          <w:left w:space="0" w:sz="0" w:val="nil"/>
          <w:bottom w:space="0" w:sz="0" w:val="nil"/>
          <w:right w:space="0" w:sz="0" w:val="nil"/>
          <w:between w:space="0" w:sz="0" w:val="nil"/>
        </w:pBdr>
        <w:ind w:left="1080" w:hanging="720"/>
        <w:rPr>
          <w:color w:val="000000"/>
          <w:sz w:val="21"/>
          <w:szCs w:val="21"/>
        </w:rPr>
      </w:pPr>
      <w:r w:rsidDel="00000000" w:rsidR="00000000" w:rsidRPr="00000000">
        <w:rPr>
          <w:color w:val="000000"/>
          <w:rtl w:val="0"/>
        </w:rPr>
        <w:t xml:space="preserve">quaternary recycling (energy recovery) </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The primary recycling is mostly used for pre-consumer plastic waste. Cuttings, trimmings, or faulty products/components can be re-extruded due to the high level of material homogeneity present. The secondary or mechanical recycling is well-established and widely known and serves as the main process focused on in this Thesis. In closed-loop mechanical recycling (‘upcycling’) the quality of the recovered material is equal or comparable to the original product. If the quality is inferior, (e.g. through erosion of the plastic properties), the material can be used in other applications (‘downcycling’). The latter process sequentially extends the lifetime several times before the material can no longer be used any further. The majority of post-consumer plastic waste enters a cascade recycling system while only a small portion is recycled in a closed loop.</w:t>
      </w:r>
    </w:p>
    <w:p w:rsidR="00000000" w:rsidDel="00000000" w:rsidP="00000000" w:rsidRDefault="00000000" w:rsidRPr="00000000" w14:paraId="00000057">
      <w:pPr>
        <w:rPr/>
      </w:pPr>
      <w:r w:rsidDel="00000000" w:rsidR="00000000" w:rsidRPr="00000000">
        <w:rPr>
          <w:rtl w:val="0"/>
        </w:rPr>
        <w:t xml:space="preserve">Since mechanical recycling requires a rather strict polymer purity, a sorting process must take place in the beginning. Sorting can be done with help of automated machinery as well as manually, ensuring the purity of the recovered material. Mixed plastics such as labels made of PP on a bottle made of PET increases the difficulty of this step. The efficiency and effectiveness of the sorting process is largely determined by the personnel, the infrastructure, the space available, the selling price of the material, and the buyers (Hahladakis &amp; Iacovidou, 2019).</w:t>
      </w:r>
    </w:p>
    <w:p w:rsidR="00000000" w:rsidDel="00000000" w:rsidP="00000000" w:rsidRDefault="00000000" w:rsidRPr="00000000" w14:paraId="00000058">
      <w:pPr>
        <w:rPr/>
      </w:pPr>
      <w:r w:rsidDel="00000000" w:rsidR="00000000" w:rsidRPr="00000000">
        <w:rPr>
          <w:rtl w:val="0"/>
        </w:rPr>
        <w:t xml:space="preserve">In industrial-sized recycling plants, the plastic waste is then crushed into flakes and cleaned to remove food residues, pulp fibers as well as adhesives. The latest technology requires only a water volume of only 2-3 m</w:t>
      </w:r>
      <w:r w:rsidDel="00000000" w:rsidR="00000000" w:rsidRPr="00000000">
        <w:rPr>
          <w:vertAlign w:val="superscript"/>
          <w:rtl w:val="0"/>
        </w:rPr>
        <w:t xml:space="preserve">3</w:t>
      </w:r>
      <w:r w:rsidDel="00000000" w:rsidR="00000000" w:rsidRPr="00000000">
        <w:rPr>
          <w:rtl w:val="0"/>
        </w:rPr>
        <w:t xml:space="preserve"> per ton of material. After the washing, the material can undergo different separation processes ranging from sink/float techniques to air elutriation, thermal degradation of impurities, and laser sorting, etc. Next, the flakes undergo a drying process and are grinded to smaller sizes, if necessary. The plastic flakes can then be extruded, filtered, and sold (Hopewell et al., 2009).</w:t>
      </w:r>
    </w:p>
    <w:p w:rsidR="00000000" w:rsidDel="00000000" w:rsidP="00000000" w:rsidRDefault="00000000" w:rsidRPr="00000000" w14:paraId="00000059">
      <w:pPr>
        <w:pStyle w:val="Heading2"/>
        <w:numPr>
          <w:ilvl w:val="1"/>
          <w:numId w:val="12"/>
        </w:numPr>
        <w:ind w:left="576" w:hanging="576"/>
        <w:rPr/>
      </w:pPr>
      <w:bookmarkStart w:colFirst="0" w:colLast="0" w:name="_heading=h.2et92p0" w:id="7"/>
      <w:bookmarkEnd w:id="7"/>
      <w:r w:rsidDel="00000000" w:rsidR="00000000" w:rsidRPr="00000000">
        <w:rPr>
          <w:rtl w:val="0"/>
        </w:rPr>
        <w:t xml:space="preserve">Plastic Collection in low-income countries</w:t>
      </w:r>
    </w:p>
    <w:p w:rsidR="00000000" w:rsidDel="00000000" w:rsidP="00000000" w:rsidRDefault="00000000" w:rsidRPr="00000000" w14:paraId="0000005A">
      <w:pPr>
        <w:rPr/>
      </w:pPr>
      <w:r w:rsidDel="00000000" w:rsidR="00000000" w:rsidRPr="00000000">
        <w:rPr>
          <w:rtl w:val="0"/>
        </w:rPr>
        <w:t xml:space="preserve">Although high income countries have generated more plastic waste per capita in comparison to low- and middle-income countries, the waste management systems in OECD countries are on their rise to tackle the massive plastic generation. This leaves low- and middle-income countries as the main source of mismanaged or inadequately disposed plastic waste (Ncube et al., 2021).</w:t>
      </w:r>
    </w:p>
    <w:p w:rsidR="00000000" w:rsidDel="00000000" w:rsidP="00000000" w:rsidRDefault="00000000" w:rsidRPr="00000000" w14:paraId="0000005B">
      <w:pPr>
        <w:rPr/>
      </w:pPr>
      <w:r w:rsidDel="00000000" w:rsidR="00000000" w:rsidRPr="00000000">
        <w:rPr>
          <w:rtl w:val="0"/>
        </w:rPr>
        <w:t xml:space="preserve">Around 3 billion people worldwide are estimated to lack access to municipal solid waste collection. Without any control over the accumulated amounts of inadequately disposed solid waste, the plastic pollution is even more difficult to stop. Although often left out of city operations by the government, informal waste pickers contribute to efficient and viable plastic recovery in low-income areas. These individuals’ work is even more relevant as solid waste is susceptible to leak into the environment where no municipal waste collection services are in place. Generally, most waste picking occurs at disposal sites, where the waste material density is high. Nonetheless, door-to-door collection has the potential of yielding more valuable waste and reducing physical contamination. Further, it could improve the work quality of the waste pickers (C. A. Velis et al., 2022).</w:t>
      </w:r>
    </w:p>
    <w:p w:rsidR="00000000" w:rsidDel="00000000" w:rsidP="00000000" w:rsidRDefault="00000000" w:rsidRPr="00000000" w14:paraId="0000005C">
      <w:pPr>
        <w:rPr/>
      </w:pPr>
      <w:r w:rsidDel="00000000" w:rsidR="00000000" w:rsidRPr="00000000">
        <w:rPr>
          <w:rtl w:val="0"/>
        </w:rPr>
        <w:t xml:space="preserve">According to C. Velis et al. (2013), the integration of the informal recycling sector into the cities’ solid waste management could improve the working conditions of the informal waste pickers. Furthermore, this would support the formalisation of the service provided by these waste experts, potentially leading to their own entrepreneurial ventures. Thus, the informal recycling sector has a lot of potential.</w:t>
      </w:r>
    </w:p>
    <w:p w:rsidR="00000000" w:rsidDel="00000000" w:rsidP="00000000" w:rsidRDefault="00000000" w:rsidRPr="00000000" w14:paraId="0000005D">
      <w:pPr>
        <w:pStyle w:val="Heading2"/>
        <w:numPr>
          <w:ilvl w:val="1"/>
          <w:numId w:val="12"/>
        </w:numPr>
        <w:ind w:left="576" w:hanging="576"/>
        <w:rPr/>
      </w:pPr>
      <w:bookmarkStart w:colFirst="0" w:colLast="0" w:name="_heading=h.tyjcwt" w:id="8"/>
      <w:bookmarkEnd w:id="8"/>
      <w:r w:rsidDel="00000000" w:rsidR="00000000" w:rsidRPr="00000000">
        <w:rPr>
          <w:rtl w:val="0"/>
        </w:rPr>
        <w:t xml:space="preserve">Justification and Research Questions</w:t>
      </w:r>
    </w:p>
    <w:p w:rsidR="00000000" w:rsidDel="00000000" w:rsidP="00000000" w:rsidRDefault="00000000" w:rsidRPr="00000000" w14:paraId="0000005E">
      <w:pPr>
        <w:rPr/>
      </w:pPr>
      <w:r w:rsidDel="00000000" w:rsidR="00000000" w:rsidRPr="00000000">
        <w:rPr>
          <w:rtl w:val="0"/>
        </w:rPr>
        <w:t xml:space="preserve">The research site is located in Blantyre, Malawi. It is the second largest city in the country and has been home to 800,264 people as of 2018 (Kanyuka, 2018). Over 70% of the population is reported to live in rural areas (Mihai et al., 2022). As in most low-income countries, poor solid waste management is part of the daily lives of many inhabitants. These conditions have not yet significantly improved as a result of insufficient financing, capacity and institutional will. The lack of municipal waste collection leaves the residents in low-income areas on their own which leads to open dumping of solid waste on road sides and river banks. These circumstances harm the environment as well as the health of many people (Ndau &amp; Tilley, 2018). The solid waste generation in Blantyre is around 275 to 280 tons per year of which plastics make up for 8% (average in low-income areas in Malawi). As less than half of the waste generated was collected, a huge portion of plastics ended up in the environment (Turpie et al., 2019).</w:t>
      </w:r>
    </w:p>
    <w:p w:rsidR="00000000" w:rsidDel="00000000" w:rsidP="00000000" w:rsidRDefault="00000000" w:rsidRPr="00000000" w14:paraId="0000005F">
      <w:pPr>
        <w:rPr/>
      </w:pPr>
      <w:r w:rsidDel="00000000" w:rsidR="00000000" w:rsidRPr="00000000">
        <w:rPr>
          <w:rtl w:val="0"/>
        </w:rPr>
        <w:t xml:space="preserve">Blantyre acts as the hub for </w:t>
      </w:r>
      <w:sdt>
        <w:sdtPr>
          <w:tag w:val="goog_rdk_0"/>
        </w:sdtPr>
        <w:sdtContent>
          <w:commentRangeStart w:id="0"/>
        </w:sdtContent>
      </w:sdt>
      <w:r w:rsidDel="00000000" w:rsidR="00000000" w:rsidRPr="00000000">
        <w:rPr>
          <w:rtl w:val="0"/>
        </w:rPr>
        <w:t xml:space="preserve">Chibuku Super Maheu </w:t>
      </w:r>
      <w:commentRangeEnd w:id="0"/>
      <w:r w:rsidDel="00000000" w:rsidR="00000000" w:rsidRPr="00000000">
        <w:commentReference w:id="0"/>
      </w:r>
      <w:r w:rsidDel="00000000" w:rsidR="00000000" w:rsidRPr="00000000">
        <w:rPr>
          <w:rtl w:val="0"/>
        </w:rPr>
        <w:t xml:space="preserve">production in Malawi and is the location of WASTE Advisors, as well as a manufacturing facility of Arkay Plastics capable of reprocessing HDPE scrap. Chibuku Products distribute their alcoholic beverages via “Chibuku Taverns”, managed by “tavern mamas” who sell the brand’s beer in PET bottles. Another of their most popular beverages, Super Maheu, is sold at small shops and kiosks. It is served in HDPE bottles sealed with an aluminium lid. Although Super Maheu is not sold at the Chibuku Taverns, these locations are intended to serve as a drop-off collection site for Super Maheu HDPE bottles. </w:t>
      </w:r>
    </w:p>
    <w:p w:rsidR="00000000" w:rsidDel="00000000" w:rsidP="00000000" w:rsidRDefault="00000000" w:rsidRPr="00000000" w14:paraId="00000060">
      <w:pPr>
        <w:rPr/>
      </w:pPr>
      <w:r w:rsidDel="00000000" w:rsidR="00000000" w:rsidRPr="00000000">
        <w:rPr>
          <w:rtl w:val="0"/>
        </w:rPr>
        <w:t xml:space="preserve">Because of the drink’s </w:t>
      </w:r>
      <w:sdt>
        <w:sdtPr>
          <w:tag w:val="goog_rdk_1"/>
        </w:sdtPr>
        <w:sdtContent>
          <w:ins w:author="Lin Boynton" w:id="0" w:date="2024-01-05T01:36:14Z">
            <w:r w:rsidDel="00000000" w:rsidR="00000000" w:rsidRPr="00000000">
              <w:rPr>
                <w:rtl w:val="0"/>
              </w:rPr>
              <w:t xml:space="preserve">chunky </w:t>
            </w:r>
          </w:ins>
        </w:sdtContent>
      </w:sdt>
      <w:r w:rsidDel="00000000" w:rsidR="00000000" w:rsidRPr="00000000">
        <w:rPr>
          <w:rtl w:val="0"/>
        </w:rPr>
        <w:t xml:space="preserve">composition, residual beverage contamination after consumption can be significant. This contamination increases the complexity and effort of the recycling process. For this reason, a suitable pre-cleaning process is desired before the plastic material enters the recycling facility. The Chibuku Taverns also allow for this </w:t>
      </w:r>
      <w:sdt>
        <w:sdtPr>
          <w:tag w:val="goog_rdk_2"/>
        </w:sdtPr>
        <w:sdtContent>
          <w:ins w:author="Lin Boynton" w:id="1" w:date="2024-01-05T01:37:29Z">
            <w:r w:rsidDel="00000000" w:rsidR="00000000" w:rsidRPr="00000000">
              <w:rPr>
                <w:rtl w:val="0"/>
              </w:rPr>
              <w:t xml:space="preserve">pre-cleaning </w:t>
            </w:r>
          </w:ins>
        </w:sdtContent>
      </w:sdt>
      <w:r w:rsidDel="00000000" w:rsidR="00000000" w:rsidRPr="00000000">
        <w:rPr>
          <w:rtl w:val="0"/>
        </w:rPr>
        <w:t xml:space="preserve">process.</w:t>
      </w:r>
    </w:p>
    <w:p w:rsidR="00000000" w:rsidDel="00000000" w:rsidP="00000000" w:rsidRDefault="00000000" w:rsidRPr="00000000" w14:paraId="00000061">
      <w:pPr>
        <w:rPr/>
      </w:pPr>
      <w:r w:rsidDel="00000000" w:rsidR="00000000" w:rsidRPr="00000000">
        <w:rPr>
          <w:rtl w:val="0"/>
        </w:rPr>
        <w:t xml:space="preserve">This </w:t>
      </w:r>
      <w:sdt>
        <w:sdtPr>
          <w:tag w:val="goog_rdk_3"/>
        </w:sdtPr>
        <w:sdtContent>
          <w:ins w:author="Lin Boynton" w:id="2" w:date="2024-01-05T01:37:58Z">
            <w:r w:rsidDel="00000000" w:rsidR="00000000" w:rsidRPr="00000000">
              <w:rPr>
                <w:rtl w:val="0"/>
              </w:rPr>
              <w:t xml:space="preserve">m</w:t>
            </w:r>
          </w:ins>
        </w:sdtContent>
      </w:sdt>
      <w:sdt>
        <w:sdtPr>
          <w:tag w:val="goog_rdk_4"/>
        </w:sdtPr>
        <w:sdtContent>
          <w:del w:author="Lin Boynton" w:id="2" w:date="2024-01-05T01:37:58Z">
            <w:r w:rsidDel="00000000" w:rsidR="00000000" w:rsidRPr="00000000">
              <w:rPr>
                <w:rtl w:val="0"/>
              </w:rPr>
              <w:delText xml:space="preserve">M</w:delText>
            </w:r>
          </w:del>
        </w:sdtContent>
      </w:sdt>
      <w:r w:rsidDel="00000000" w:rsidR="00000000" w:rsidRPr="00000000">
        <w:rPr>
          <w:rtl w:val="0"/>
        </w:rPr>
        <w:t xml:space="preserve">aster</w:t>
      </w:r>
      <w:sdt>
        <w:sdtPr>
          <w:tag w:val="goog_rdk_5"/>
        </w:sdtPr>
        <w:sdtContent>
          <w:ins w:author="Lin Boynton" w:id="3" w:date="2024-01-05T01:38:02Z">
            <w:r w:rsidDel="00000000" w:rsidR="00000000" w:rsidRPr="00000000">
              <w:rPr>
                <w:rtl w:val="0"/>
              </w:rPr>
              <w:t xml:space="preserve">’s</w:t>
            </w:r>
          </w:ins>
        </w:sdtContent>
      </w:sdt>
      <w:r w:rsidDel="00000000" w:rsidR="00000000" w:rsidRPr="00000000">
        <w:rPr>
          <w:rtl w:val="0"/>
        </w:rPr>
        <w:t xml:space="preserve"> </w:t>
      </w:r>
      <w:sdt>
        <w:sdtPr>
          <w:tag w:val="goog_rdk_6"/>
        </w:sdtPr>
        <w:sdtContent>
          <w:ins w:author="Lin Boynton" w:id="4" w:date="2024-01-05T01:38:03Z">
            <w:r w:rsidDel="00000000" w:rsidR="00000000" w:rsidRPr="00000000">
              <w:rPr>
                <w:rtl w:val="0"/>
              </w:rPr>
              <w:t xml:space="preserve">t</w:t>
            </w:r>
          </w:ins>
        </w:sdtContent>
      </w:sdt>
      <w:sdt>
        <w:sdtPr>
          <w:tag w:val="goog_rdk_7"/>
        </w:sdtPr>
        <w:sdtContent>
          <w:del w:author="Lin Boynton" w:id="4" w:date="2024-01-05T01:38:03Z">
            <w:r w:rsidDel="00000000" w:rsidR="00000000" w:rsidRPr="00000000">
              <w:rPr>
                <w:rtl w:val="0"/>
              </w:rPr>
              <w:delText xml:space="preserve">T</w:delText>
            </w:r>
          </w:del>
        </w:sdtContent>
      </w:sdt>
      <w:r w:rsidDel="00000000" w:rsidR="00000000" w:rsidRPr="00000000">
        <w:rPr>
          <w:rtl w:val="0"/>
        </w:rPr>
        <w:t xml:space="preserve">hesis will focus on the design and prototyping of a suitable cleaning station to prepare the HDPE bottles as optimally as possible for the transport to the facility as well as the subsequent recycling processes. According to Dr. Paul Polak from International Development Enterprises, most designers worldwide primarily dedicate their efforts to creating products and services for the wealthiest 10% of the global population. A shift in design approaches is essential to extend innovation and accessibility to the remaining </w:t>
      </w:r>
      <w:sdt>
        <w:sdtPr>
          <w:tag w:val="goog_rdk_8"/>
        </w:sdtPr>
        <w:sdtContent>
          <w:ins w:author="Lin Boynton" w:id="5" w:date="2024-01-05T01:38:36Z">
            <w:r w:rsidDel="00000000" w:rsidR="00000000" w:rsidRPr="00000000">
              <w:rPr>
                <w:rtl w:val="0"/>
              </w:rPr>
              <w:t xml:space="preserve">majority of the world</w:t>
            </w:r>
          </w:ins>
        </w:sdtContent>
      </w:sdt>
      <w:sdt>
        <w:sdtPr>
          <w:tag w:val="goog_rdk_9"/>
        </w:sdtPr>
        <w:sdtContent>
          <w:del w:author="Lin Boynton" w:id="5" w:date="2024-01-05T01:38:36Z">
            <w:r w:rsidDel="00000000" w:rsidR="00000000" w:rsidRPr="00000000">
              <w:rPr>
                <w:rtl w:val="0"/>
              </w:rPr>
              <w:delText xml:space="preserve">90%</w:delText>
            </w:r>
          </w:del>
        </w:sdtContent>
      </w:sdt>
      <w:r w:rsidDel="00000000" w:rsidR="00000000" w:rsidRPr="00000000">
        <w:rPr>
          <w:rtl w:val="0"/>
        </w:rPr>
        <w:t xml:space="preserve"> (Energy Bulletin, 2007). For this reason, a user-</w:t>
      </w:r>
      <w:sdt>
        <w:sdtPr>
          <w:tag w:val="goog_rdk_10"/>
        </w:sdtPr>
        <w:sdtContent>
          <w:ins w:author="Lin Boynton" w:id="6" w:date="2024-01-05T01:39:40Z">
            <w:r w:rsidDel="00000000" w:rsidR="00000000" w:rsidRPr="00000000">
              <w:rPr>
                <w:rtl w:val="0"/>
              </w:rPr>
              <w:t xml:space="preserve">centered</w:t>
            </w:r>
          </w:ins>
        </w:sdtContent>
      </w:sdt>
      <w:sdt>
        <w:sdtPr>
          <w:tag w:val="goog_rdk_11"/>
        </w:sdtPr>
        <w:sdtContent>
          <w:del w:author="Lin Boynton" w:id="6" w:date="2024-01-05T01:39:40Z">
            <w:r w:rsidDel="00000000" w:rsidR="00000000" w:rsidRPr="00000000">
              <w:rPr>
                <w:rtl w:val="0"/>
              </w:rPr>
              <w:delText xml:space="preserve">focused</w:delText>
            </w:r>
          </w:del>
        </w:sdtContent>
      </w:sdt>
      <w:r w:rsidDel="00000000" w:rsidR="00000000" w:rsidRPr="00000000">
        <w:rPr>
          <w:rtl w:val="0"/>
        </w:rPr>
        <w:t xml:space="preserve"> design (UCD) approach is selected in this Thesis, ensuring that the product is tailored to the low-income context. The application of a UCD for a plastic cleaning station for rural areas is novel in this context. The research will thus address the following research questions: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Q1 What design of a pre-cleaning station for HDPE bottles is suitable to be implemented in a low-</w:t>
      </w:r>
      <w:sdt>
        <w:sdtPr>
          <w:tag w:val="goog_rdk_12"/>
        </w:sdtPr>
        <w:sdtContent>
          <w:ins w:author="Lin Boynton" w:id="7" w:date="2024-01-05T01:40:14Z">
            <w:r w:rsidDel="00000000" w:rsidR="00000000" w:rsidRPr="00000000">
              <w:rPr>
                <w:rtl w:val="0"/>
              </w:rPr>
              <w:t xml:space="preserve">resource</w:t>
            </w:r>
          </w:ins>
        </w:sdtContent>
      </w:sdt>
      <w:sdt>
        <w:sdtPr>
          <w:tag w:val="goog_rdk_13"/>
        </w:sdtPr>
        <w:sdtContent>
          <w:del w:author="Lin Boynton" w:id="7" w:date="2024-01-05T01:40:14Z">
            <w:r w:rsidDel="00000000" w:rsidR="00000000" w:rsidRPr="00000000">
              <w:rPr>
                <w:rtl w:val="0"/>
              </w:rPr>
              <w:delText xml:space="preserve">income</w:delText>
            </w:r>
          </w:del>
        </w:sdtContent>
      </w:sdt>
      <w:r w:rsidDel="00000000" w:rsidR="00000000" w:rsidRPr="00000000">
        <w:rPr>
          <w:rtl w:val="0"/>
        </w:rPr>
        <w:t xml:space="preserve"> context?</w:t>
      </w:r>
    </w:p>
    <w:p w:rsidR="00000000" w:rsidDel="00000000" w:rsidP="00000000" w:rsidRDefault="00000000" w:rsidRPr="00000000" w14:paraId="00000064">
      <w:pPr>
        <w:rPr/>
      </w:pPr>
      <w:r w:rsidDel="00000000" w:rsidR="00000000" w:rsidRPr="00000000">
        <w:rPr>
          <w:rtl w:val="0"/>
        </w:rPr>
        <w:t xml:space="preserve">Q2 To what extent does the design contribute to the accessibility and affordability of bottle pre-cleaning in low-income </w:t>
      </w:r>
      <w:sdt>
        <w:sdtPr>
          <w:tag w:val="goog_rdk_14"/>
        </w:sdtPr>
        <w:sdtContent>
          <w:ins w:author="Lin Boynton" w:id="8" w:date="2024-01-05T01:40:34Z">
            <w:r w:rsidDel="00000000" w:rsidR="00000000" w:rsidRPr="00000000">
              <w:rPr>
                <w:rtl w:val="0"/>
              </w:rPr>
              <w:t xml:space="preserve">countries</w:t>
            </w:r>
          </w:ins>
        </w:sdtContent>
      </w:sdt>
      <w:sdt>
        <w:sdtPr>
          <w:tag w:val="goog_rdk_15"/>
        </w:sdtPr>
        <w:sdtContent>
          <w:del w:author="Lin Boynton" w:id="8" w:date="2024-01-05T01:40:34Z">
            <w:r w:rsidDel="00000000" w:rsidR="00000000" w:rsidRPr="00000000">
              <w:rPr>
                <w:rtl w:val="0"/>
              </w:rPr>
              <w:delText xml:space="preserve">communities</w:delText>
            </w:r>
          </w:del>
        </w:sdtContent>
      </w:sdt>
      <w:r w:rsidDel="00000000" w:rsidR="00000000" w:rsidRPr="00000000">
        <w:rPr>
          <w:rtl w:val="0"/>
        </w:rPr>
        <w:t xml:space="preserve">?</w:t>
      </w:r>
    </w:p>
    <w:p w:rsidR="00000000" w:rsidDel="00000000" w:rsidP="00000000" w:rsidRDefault="00000000" w:rsidRPr="00000000" w14:paraId="00000065">
      <w:pPr>
        <w:rPr/>
      </w:pPr>
      <w:r w:rsidDel="00000000" w:rsidR="00000000" w:rsidRPr="00000000">
        <w:rPr>
          <w:rtl w:val="0"/>
        </w:rPr>
        <w:t xml:space="preserve">Q3 What are the users' experiences and satisfaction levels with the pre-cleaning station's design and functionality?</w:t>
      </w:r>
    </w:p>
    <w:p w:rsidR="00000000" w:rsidDel="00000000" w:rsidP="00000000" w:rsidRDefault="00000000" w:rsidRPr="00000000" w14:paraId="00000066">
      <w:pPr>
        <w:rPr>
          <w:strike w:val="1"/>
        </w:rPr>
      </w:pPr>
      <w:r w:rsidDel="00000000" w:rsidR="00000000" w:rsidRPr="00000000">
        <w:rPr>
          <w:rtl w:val="0"/>
        </w:rPr>
      </w:r>
    </w:p>
    <w:p w:rsidR="00000000" w:rsidDel="00000000" w:rsidP="00000000" w:rsidRDefault="00000000" w:rsidRPr="00000000" w14:paraId="00000067">
      <w:pPr>
        <w:pStyle w:val="Heading1"/>
        <w:numPr>
          <w:ilvl w:val="0"/>
          <w:numId w:val="12"/>
        </w:numPr>
        <w:ind w:left="432" w:hanging="432"/>
        <w:rPr/>
      </w:pPr>
      <w:bookmarkStart w:colFirst="0" w:colLast="0" w:name="_heading=h.3dy6vkm" w:id="9"/>
      <w:bookmarkEnd w:id="9"/>
      <w:r w:rsidDel="00000000" w:rsidR="00000000" w:rsidRPr="00000000">
        <w:rPr>
          <w:rtl w:val="0"/>
        </w:rPr>
        <w:t xml:space="preserve">Materials and Methods</w:t>
      </w:r>
    </w:p>
    <w:p w:rsidR="00000000" w:rsidDel="00000000" w:rsidP="00000000" w:rsidRDefault="00000000" w:rsidRPr="00000000" w14:paraId="00000068">
      <w:pPr>
        <w:pStyle w:val="Heading2"/>
        <w:numPr>
          <w:ilvl w:val="1"/>
          <w:numId w:val="12"/>
        </w:numPr>
        <w:ind w:left="576" w:hanging="576"/>
        <w:rPr/>
      </w:pPr>
      <w:r w:rsidDel="00000000" w:rsidR="00000000" w:rsidRPr="00000000">
        <w:rPr>
          <w:rtl w:val="0"/>
        </w:rPr>
        <w:t xml:space="preserve">Product Development</w:t>
      </w:r>
    </w:p>
    <w:p w:rsidR="00000000" w:rsidDel="00000000" w:rsidP="00000000" w:rsidRDefault="00000000" w:rsidRPr="00000000" w14:paraId="00000069">
      <w:pPr>
        <w:rPr/>
      </w:pPr>
      <w:r w:rsidDel="00000000" w:rsidR="00000000" w:rsidRPr="00000000">
        <w:rPr>
          <w:rtl w:val="0"/>
        </w:rPr>
        <w:t xml:space="preserve">The development of the plastic bottle pre-cleaning station is inspired by Prof. Dr. Shea’s lecture on “Product Development and Engineering Design” at ETH Zurich (Shea et al., 2022). The course is supplemented by the book “Product Design and Development” by Ulrich &amp; Eppinger, (2016). The book provides a structured methodology for user-centered development activities. This results in a clear record-keeping of decisions throughout the complete process. This is beneficial for future referencing and for educating new Research &amp; Development personnel. In addition, the structured approach acts as a checklist to ensure that all important issues are addressed. The proposed structure was adapted to the needs of this </w:t>
      </w:r>
      <w:sdt>
        <w:sdtPr>
          <w:tag w:val="goog_rdk_16"/>
        </w:sdtPr>
        <w:sdtContent>
          <w:ins w:author="Lin Boynton" w:id="9" w:date="2024-01-05T01:42:08Z">
            <w:r w:rsidDel="00000000" w:rsidR="00000000" w:rsidRPr="00000000">
              <w:rPr>
                <w:rtl w:val="0"/>
              </w:rPr>
              <w:t xml:space="preserve">t</w:t>
            </w:r>
          </w:ins>
        </w:sdtContent>
      </w:sdt>
      <w:sdt>
        <w:sdtPr>
          <w:tag w:val="goog_rdk_17"/>
        </w:sdtPr>
        <w:sdtContent>
          <w:del w:author="Lin Boynton" w:id="9" w:date="2024-01-05T01:42:08Z">
            <w:r w:rsidDel="00000000" w:rsidR="00000000" w:rsidRPr="00000000">
              <w:rPr>
                <w:rtl w:val="0"/>
              </w:rPr>
              <w:delText xml:space="preserve">T</w:delText>
            </w:r>
          </w:del>
        </w:sdtContent>
      </w:sdt>
      <w:r w:rsidDel="00000000" w:rsidR="00000000" w:rsidRPr="00000000">
        <w:rPr>
          <w:rtl w:val="0"/>
        </w:rPr>
        <w:t xml:space="preserve">hesis, as recommended by Ulrich &amp; Eppinger (2016), and is depicted in Figure </w:t>
      </w:r>
      <w:r w:rsidDel="00000000" w:rsidR="00000000" w:rsidRPr="00000000">
        <w:rPr>
          <w:highlight w:val="yellow"/>
          <w:rtl w:val="0"/>
        </w:rPr>
        <w:t xml:space="preserve">XX</w:t>
      </w:r>
      <w:r w:rsidDel="00000000" w:rsidR="00000000" w:rsidRPr="00000000">
        <w:rPr>
          <w:rtl w:val="0"/>
        </w:rPr>
        <w:t xml:space="preserve">.</w:t>
      </w:r>
    </w:p>
    <w:p w:rsidR="00000000" w:rsidDel="00000000" w:rsidP="00000000" w:rsidRDefault="00000000" w:rsidRPr="00000000" w14:paraId="0000006A">
      <w:pPr>
        <w:pStyle w:val="Heading3"/>
        <w:numPr>
          <w:ilvl w:val="2"/>
          <w:numId w:val="12"/>
        </w:numPr>
        <w:ind w:left="720" w:hanging="720"/>
        <w:rPr/>
      </w:pPr>
      <w:r w:rsidDel="00000000" w:rsidR="00000000" w:rsidRPr="00000000">
        <w:rPr>
          <w:rtl w:val="0"/>
        </w:rPr>
        <w:t xml:space="preserve">User &amp; Product</w:t>
      </w:r>
    </w:p>
    <w:p w:rsidR="00000000" w:rsidDel="00000000" w:rsidP="00000000" w:rsidRDefault="00000000" w:rsidRPr="00000000" w14:paraId="0000006B">
      <w:pPr>
        <w:rPr/>
      </w:pPr>
      <w:r w:rsidDel="00000000" w:rsidR="00000000" w:rsidRPr="00000000">
        <w:rPr>
          <w:rtl w:val="0"/>
        </w:rPr>
        <w:t xml:space="preserve">The initial phase of the planning process involves the identification of the product user. The objective is to clarify the user's needs and the reasons behind them. This step also includes information about how the task is currently being solved, as well as where and when the task normally takes place. This knowledge serves to ensure a comprehensive understanding of user requirements, enabling user-centered product development. In the subsequent step, the mission statement is formulated. It serves as a summary of the fundamental aspects of product planning that the development team should adhere to throughout the entire process. The mission statement includes a brief description of the product, proposed benefits, and key business goals. Moreover, the identification of the target markets, along with other stakeholders, is carried out. Finally, in this section, also the primary assumptions and constraints that define the product's framework are specified. </w:t>
      </w:r>
      <w:r w:rsidDel="00000000" w:rsidR="00000000" w:rsidRPr="00000000">
        <w:rPr>
          <w:highlight w:val="yellow"/>
          <w:rtl w:val="0"/>
        </w:rPr>
        <w:t xml:space="preserve">(picture)</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Next, the user needs are gathered. This phase is a projection of what the product user actually needs. Unknown needs can be identified with help of interviews, focus groups or observation of a similar product that is already in use. </w:t>
      </w:r>
      <w:r w:rsidDel="00000000" w:rsidR="00000000" w:rsidRPr="00000000">
        <w:rPr>
          <w:highlight w:val="yellow"/>
          <w:rtl w:val="0"/>
        </w:rPr>
        <w:t xml:space="preserve">(Lins Focus group)</w:t>
      </w:r>
      <w:r w:rsidDel="00000000" w:rsidR="00000000" w:rsidRPr="00000000">
        <w:rPr>
          <w:rtl w:val="0"/>
        </w:rPr>
        <w:t xml:space="preserve"> This allows the interaction between the developers and the use environment of the product. At this stage, needs have to be formulated independently from any specific product that might be developed. Once the needs are gathered, they are to be arranged in a hierarchy of primary and secondary needs, where primary needs are the most general needs while secondary needs further specify these general statements. Next, an importance level is assigned to each need statement resulting in an array of arranged needs. This helps prioritizing critically important over less desirable needs. To be able to provide more context to the collection of user needs, an Activity Diagram is created. It provides valuable information about the use and the life cycle of the product without prejudice on the actual design of the product. It contains all activities around the product from material purchase up to the end-of-life. Further, this step might shed light on aspects that have not been included in the user needs yet.</w:t>
      </w:r>
    </w:p>
    <w:p w:rsidR="00000000" w:rsidDel="00000000" w:rsidP="00000000" w:rsidRDefault="00000000" w:rsidRPr="00000000" w14:paraId="0000006D">
      <w:pPr>
        <w:rPr/>
      </w:pPr>
      <w:r w:rsidDel="00000000" w:rsidR="00000000" w:rsidRPr="00000000">
        <w:rPr>
          <w:rtl w:val="0"/>
        </w:rPr>
        <w:t xml:space="preserve">User needs are generally expressed by the subjective perception of the user. While such statements are helpful to establish a clear sense about the customer's expectations of a product, they provide little guidance about how to design and realize the product. For this reason, a set of measurable and clear specifications is elaborated by the design team. These specifications define </w:t>
      </w:r>
      <w:r w:rsidDel="00000000" w:rsidR="00000000" w:rsidRPr="00000000">
        <w:rPr>
          <w:i w:val="1"/>
          <w:rtl w:val="0"/>
        </w:rPr>
        <w:t xml:space="preserve">what</w:t>
      </w:r>
      <w:r w:rsidDel="00000000" w:rsidR="00000000" w:rsidRPr="00000000">
        <w:rPr>
          <w:rtl w:val="0"/>
        </w:rPr>
        <w:t xml:space="preserve"> the products need to do rather than </w:t>
      </w:r>
      <w:r w:rsidDel="00000000" w:rsidR="00000000" w:rsidRPr="00000000">
        <w:rPr>
          <w:i w:val="1"/>
          <w:rtl w:val="0"/>
        </w:rPr>
        <w:t xml:space="preserve">how</w:t>
      </w:r>
      <w:r w:rsidDel="00000000" w:rsidR="00000000" w:rsidRPr="00000000">
        <w:rPr>
          <w:rtl w:val="0"/>
        </w:rPr>
        <w:t xml:space="preserve"> the customer needs are addressed. Thus, the list of target specifications acts as one of the key information systems throughout the development process. The transition from user needs to product specifications is realized by the introduction of metrics. Metrics are measurable variables that show whether user need is successfully addressed or not. First, a suitable set of metrics needs to be prepared. One or more metrics are then assigned to each user need to verify that each need has its quantifiable units. Generally, this step is depicted in a need-metric matrix, where the relationship between needs and metrics is visualized. Last but not least, each metric is given a marginal and ideal value in the corresponding units. They act as the target values, allowing to objectively judge whether user need is fulfilled or not. These values are commonly set by research, industry standards or comparison with competitors. Where no suitable metrics are found, a justifiable subjective rating can be introduced. This set of information now acts as the target product specifications of the product and are normally listed in a table to maintain overview. </w:t>
      </w:r>
    </w:p>
    <w:p w:rsidR="00000000" w:rsidDel="00000000" w:rsidP="00000000" w:rsidRDefault="00000000" w:rsidRPr="00000000" w14:paraId="0000006E">
      <w:pPr>
        <w:pStyle w:val="Heading3"/>
        <w:numPr>
          <w:ilvl w:val="2"/>
          <w:numId w:val="12"/>
        </w:numPr>
        <w:ind w:left="720" w:hanging="720"/>
        <w:rPr/>
      </w:pPr>
      <w:r w:rsidDel="00000000" w:rsidR="00000000" w:rsidRPr="00000000">
        <w:rPr>
          <w:rtl w:val="0"/>
        </w:rPr>
        <w:t xml:space="preserve">Concept Development</w:t>
      </w:r>
    </w:p>
    <w:p w:rsidR="00000000" w:rsidDel="00000000" w:rsidP="00000000" w:rsidRDefault="00000000" w:rsidRPr="00000000" w14:paraId="0000006F">
      <w:pPr>
        <w:rPr/>
      </w:pPr>
      <w:r w:rsidDel="00000000" w:rsidR="00000000" w:rsidRPr="00000000">
        <w:rPr>
          <w:rtl w:val="0"/>
        </w:rPr>
        <w:t xml:space="preserve">With the specifications at hand, the concept generation phase can be initiated. In this work, Brainwriting (</w:t>
      </w:r>
      <w:r w:rsidDel="00000000" w:rsidR="00000000" w:rsidRPr="00000000">
        <w:rPr>
          <w:highlight w:val="yellow"/>
          <w:rtl w:val="0"/>
        </w:rPr>
        <w:t xml:space="preserve">REF</w:t>
      </w:r>
      <w:r w:rsidDel="00000000" w:rsidR="00000000" w:rsidRPr="00000000">
        <w:rPr>
          <w:rtl w:val="0"/>
        </w:rPr>
        <w:t xml:space="preserve">) is used as the main method for concept generation. This approach is largely based on the knowledge of the design team as the ideas for new concepts come from an internal search. The main requirements for successful brainwriting are:</w:t>
      </w:r>
    </w:p>
    <w:p w:rsidR="00000000" w:rsidDel="00000000" w:rsidP="00000000" w:rsidRDefault="00000000" w:rsidRPr="00000000" w14:paraId="00000070">
      <w:pPr>
        <w:numPr>
          <w:ilvl w:val="0"/>
          <w:numId w:val="13"/>
        </w:numPr>
        <w:pBdr>
          <w:top w:space="0" w:sz="0" w:val="nil"/>
          <w:left w:space="0" w:sz="0" w:val="nil"/>
          <w:bottom w:space="0" w:sz="0" w:val="nil"/>
          <w:right w:space="0" w:sz="0" w:val="nil"/>
          <w:between w:space="0" w:sz="0" w:val="nil"/>
        </w:pBdr>
        <w:spacing w:after="0" w:lineRule="auto"/>
        <w:ind w:left="1298" w:hanging="360"/>
        <w:rPr/>
      </w:pPr>
      <w:r w:rsidDel="00000000" w:rsidR="00000000" w:rsidRPr="00000000">
        <w:rPr>
          <w:color w:val="000000"/>
          <w:rtl w:val="0"/>
        </w:rPr>
        <w:t xml:space="preserve">Suspend </w:t>
      </w:r>
      <w:r w:rsidDel="00000000" w:rsidR="00000000" w:rsidRPr="00000000">
        <w:rPr>
          <w:rtl w:val="0"/>
        </w:rPr>
        <w:t xml:space="preserve">judgment</w:t>
      </w:r>
      <w:r w:rsidDel="00000000" w:rsidR="00000000" w:rsidRPr="00000000">
        <w:rPr>
          <w:color w:val="000000"/>
          <w:rtl w:val="0"/>
        </w:rPr>
        <w:t xml:space="preserve">: The presence of criticism during the concept generation phase </w:t>
      </w:r>
      <w:r w:rsidDel="00000000" w:rsidR="00000000" w:rsidRPr="00000000">
        <w:rPr>
          <w:rtl w:val="0"/>
        </w:rPr>
        <w:t xml:space="preserve">has a negative</w:t>
      </w:r>
      <w:r w:rsidDel="00000000" w:rsidR="00000000" w:rsidRPr="00000000">
        <w:rPr>
          <w:color w:val="000000"/>
          <w:rtl w:val="0"/>
        </w:rPr>
        <w:t xml:space="preserve"> impact on the quantity of ideas and restricts the creativity of each design team member. Thus, no judgment is allowed during this phase</w:t>
      </w:r>
      <w:r w:rsidDel="00000000" w:rsidR="00000000" w:rsidRPr="00000000">
        <w:rPr>
          <w:rtl w:val="0"/>
        </w:rPr>
      </w:r>
    </w:p>
    <w:p w:rsidR="00000000" w:rsidDel="00000000" w:rsidP="00000000" w:rsidRDefault="00000000" w:rsidRPr="00000000" w14:paraId="00000071">
      <w:pPr>
        <w:numPr>
          <w:ilvl w:val="0"/>
          <w:numId w:val="13"/>
        </w:numPr>
        <w:pBdr>
          <w:top w:space="0" w:sz="0" w:val="nil"/>
          <w:left w:space="0" w:sz="0" w:val="nil"/>
          <w:bottom w:space="0" w:sz="0" w:val="nil"/>
          <w:right w:space="0" w:sz="0" w:val="nil"/>
          <w:between w:space="0" w:sz="0" w:val="nil"/>
        </w:pBdr>
        <w:spacing w:after="0" w:lineRule="auto"/>
        <w:ind w:left="1298" w:hanging="360"/>
        <w:rPr/>
      </w:pPr>
      <w:r w:rsidDel="00000000" w:rsidR="00000000" w:rsidRPr="00000000">
        <w:rPr>
          <w:color w:val="000000"/>
          <w:rtl w:val="0"/>
        </w:rPr>
        <w:t xml:space="preserve">Generate a lot of ideas: The more ideas that are generated, the more exploration of the solution space is possible. All ideas are valuable, as they have the potential to stimulate even more concepts</w:t>
      </w:r>
      <w:r w:rsidDel="00000000" w:rsidR="00000000" w:rsidRPr="00000000">
        <w:rPr>
          <w:rtl w:val="0"/>
        </w:rPr>
      </w:r>
    </w:p>
    <w:p w:rsidR="00000000" w:rsidDel="00000000" w:rsidP="00000000" w:rsidRDefault="00000000" w:rsidRPr="00000000" w14:paraId="00000072">
      <w:pPr>
        <w:numPr>
          <w:ilvl w:val="0"/>
          <w:numId w:val="13"/>
        </w:numPr>
        <w:pBdr>
          <w:top w:space="0" w:sz="0" w:val="nil"/>
          <w:left w:space="0" w:sz="0" w:val="nil"/>
          <w:bottom w:space="0" w:sz="0" w:val="nil"/>
          <w:right w:space="0" w:sz="0" w:val="nil"/>
          <w:between w:space="0" w:sz="0" w:val="nil"/>
        </w:pBdr>
        <w:spacing w:after="0" w:lineRule="auto"/>
        <w:ind w:left="1298" w:hanging="360"/>
        <w:rPr/>
      </w:pPr>
      <w:r w:rsidDel="00000000" w:rsidR="00000000" w:rsidRPr="00000000">
        <w:rPr>
          <w:color w:val="000000"/>
          <w:rtl w:val="0"/>
        </w:rPr>
        <w:t xml:space="preserve">Welcome ideas that seem infeasible: Ideas that seem not realizable can often be improved by iterative approaches, or by inputs from other team members.  </w:t>
      </w:r>
      <w:r w:rsidDel="00000000" w:rsidR="00000000" w:rsidRPr="00000000">
        <w:rPr>
          <w:rtl w:val="0"/>
        </w:rPr>
      </w:r>
    </w:p>
    <w:p w:rsidR="00000000" w:rsidDel="00000000" w:rsidP="00000000" w:rsidRDefault="00000000" w:rsidRPr="00000000" w14:paraId="00000073">
      <w:pPr>
        <w:numPr>
          <w:ilvl w:val="0"/>
          <w:numId w:val="13"/>
        </w:numPr>
        <w:pBdr>
          <w:top w:space="0" w:sz="0" w:val="nil"/>
          <w:left w:space="0" w:sz="0" w:val="nil"/>
          <w:bottom w:space="0" w:sz="0" w:val="nil"/>
          <w:right w:space="0" w:sz="0" w:val="nil"/>
          <w:between w:space="0" w:sz="0" w:val="nil"/>
        </w:pBdr>
        <w:ind w:left="1298" w:hanging="360"/>
        <w:rPr/>
      </w:pPr>
      <w:r w:rsidDel="00000000" w:rsidR="00000000" w:rsidRPr="00000000">
        <w:rPr>
          <w:color w:val="000000"/>
          <w:rtl w:val="0"/>
        </w:rPr>
        <w:t xml:space="preserve">Make plenty of sketches: Although text and verbal language can provide context to a topic, they are rather inefficient tools to perceive physical entities. Thus, sketches should be at hand throughout the whole concept generation phase. The quality of the sketch material is not critical, as long as it expresses the concept. (</w:t>
      </w:r>
      <w:r w:rsidDel="00000000" w:rsidR="00000000" w:rsidRPr="00000000">
        <w:rPr>
          <w:color w:val="000000"/>
          <w:highlight w:val="yellow"/>
          <w:rtl w:val="0"/>
        </w:rPr>
        <w:t xml:space="preserve">REF</w:t>
      </w:r>
      <w:r w:rsidDel="00000000" w:rsidR="00000000" w:rsidRPr="00000000">
        <w:rPr>
          <w:color w:val="000000"/>
          <w:rtl w:val="0"/>
        </w:rPr>
        <w:t xml:space="preserve"> Yang, Cham)</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As this work includes the contribution of a single individual only, the concept generation phase is carried out with the help of Design Heuristic Cards (</w:t>
      </w:r>
      <w:r w:rsidDel="00000000" w:rsidR="00000000" w:rsidRPr="00000000">
        <w:rPr>
          <w:highlight w:val="yellow"/>
          <w:rtl w:val="0"/>
        </w:rPr>
        <w:t xml:space="preserve">Appendix</w:t>
      </w:r>
      <w:r w:rsidDel="00000000" w:rsidR="00000000" w:rsidRPr="00000000">
        <w:rPr>
          <w:rtl w:val="0"/>
        </w:rPr>
        <w:t xml:space="preserve">). These cards are used to create new ideas based on existing concepts to further increase the quantity of ideas. </w:t>
      </w:r>
    </w:p>
    <w:p w:rsidR="00000000" w:rsidDel="00000000" w:rsidP="00000000" w:rsidRDefault="00000000" w:rsidRPr="00000000" w14:paraId="00000075">
      <w:pPr>
        <w:rPr/>
      </w:pPr>
      <w:r w:rsidDel="00000000" w:rsidR="00000000" w:rsidRPr="00000000">
        <w:rPr>
          <w:rtl w:val="0"/>
        </w:rPr>
        <w:t xml:space="preserve">Once the concepts are generated, a selection of the most promising concepts for the product, or for sub-functions of the product needs to be carried out. The concept selection method in this work is built around decision matrices for evaluating each concept with a set of selection criteria. The criteria are mainly based on the user needs and product specifications elaborated in advance. The concepts are subsequently rated and given a score allowing to numerically compare the performance of each concept. The concept with the highest score is then chosen for further refinement, testing, or development.</w:t>
      </w:r>
    </w:p>
    <w:p w:rsidR="00000000" w:rsidDel="00000000" w:rsidP="00000000" w:rsidRDefault="00000000" w:rsidRPr="00000000" w14:paraId="00000076">
      <w:pPr>
        <w:pStyle w:val="Heading3"/>
        <w:numPr>
          <w:ilvl w:val="2"/>
          <w:numId w:val="12"/>
        </w:numPr>
        <w:ind w:left="720" w:hanging="720"/>
        <w:rPr/>
      </w:pPr>
      <w:r w:rsidDel="00000000" w:rsidR="00000000" w:rsidRPr="00000000">
        <w:rPr>
          <w:rtl w:val="0"/>
        </w:rPr>
        <w:t xml:space="preserve">System-Level Design &amp; Detailed Design</w:t>
      </w:r>
    </w:p>
    <w:p w:rsidR="00000000" w:rsidDel="00000000" w:rsidP="00000000" w:rsidRDefault="00000000" w:rsidRPr="00000000" w14:paraId="00000077">
      <w:pPr>
        <w:rPr/>
      </w:pPr>
      <w:r w:rsidDel="00000000" w:rsidR="00000000" w:rsidRPr="00000000">
        <w:rPr>
          <w:rtl w:val="0"/>
        </w:rPr>
        <w:t xml:space="preserve">The subsequent phase in the development process contains the elaboration of the system architecture. This step is crucial because the product architecture has a profound impact for subsequent development activities as well as for the manufacturing. The result of this phase is a rough geometric layout of the product, descriptions of the major sub-systems, and a documentation of the interactions between the sub-systems. Once a variety of arrangements has been explored, the most promising is selected. The approximate layout is then specified more precisely, eventually leading to a detailed layout of the product with help of a CAD software.  </w:t>
      </w:r>
    </w:p>
    <w:p w:rsidR="00000000" w:rsidDel="00000000" w:rsidP="00000000" w:rsidRDefault="00000000" w:rsidRPr="00000000" w14:paraId="00000078">
      <w:pPr>
        <w:pStyle w:val="Heading2"/>
        <w:numPr>
          <w:ilvl w:val="1"/>
          <w:numId w:val="12"/>
        </w:numPr>
        <w:ind w:left="576" w:hanging="576"/>
        <w:rPr/>
      </w:pPr>
      <w:r w:rsidDel="00000000" w:rsidR="00000000" w:rsidRPr="00000000">
        <w:rPr>
          <w:rtl w:val="0"/>
        </w:rPr>
        <w:t xml:space="preserve">User feedback</w:t>
      </w:r>
    </w:p>
    <w:p w:rsidR="00000000" w:rsidDel="00000000" w:rsidP="00000000" w:rsidRDefault="00000000" w:rsidRPr="00000000" w14:paraId="00000079">
      <w:pPr>
        <w:rPr/>
      </w:pPr>
      <w:r w:rsidDel="00000000" w:rsidR="00000000" w:rsidRPr="00000000">
        <w:rPr>
          <w:rtl w:val="0"/>
        </w:rPr>
        <w:t xml:space="preserve">The tavern mamas within the Chibuku taverns play an important role in the logistics of bottle collection processes, owing to their established trust with Chibuku management and their integral involvement in tavern operations and cultural practices. Consequently, the implementation of a focus group discussion methodology with the tavern mamas facilitates a comprehensive exploration of their perspectives and collective viewpoints (Nyumba et al., 2018). The utilization of focus groups as a forum for discussion enables participants to articulate their opinions in their native language, thereby revealing the degree of importance they assign to specific issues (Refsgaard &amp; Magnussen, 2009).</w:t>
      </w:r>
    </w:p>
    <w:p w:rsidR="00000000" w:rsidDel="00000000" w:rsidP="00000000" w:rsidRDefault="00000000" w:rsidRPr="00000000" w14:paraId="0000007A">
      <w:pPr>
        <w:rPr/>
      </w:pPr>
      <w:r w:rsidDel="00000000" w:rsidR="00000000" w:rsidRPr="00000000">
        <w:rPr>
          <w:rtl w:val="0"/>
        </w:rPr>
        <w:t xml:space="preserve">The sample size was </w:t>
      </w:r>
      <w:sdt>
        <w:sdtPr>
          <w:tag w:val="goog_rdk_18"/>
        </w:sdtPr>
        <w:sdtContent>
          <w:ins w:author="Lin Boynton" w:id="10" w:date="2024-01-05T01:45:51Z"/>
          <w:sdt>
            <w:sdtPr>
              <w:tag w:val="goog_rdk_19"/>
            </w:sdtPr>
            <w:sdtContent>
              <w:commentRangeStart w:id="1"/>
            </w:sdtContent>
          </w:sdt>
          <w:ins w:author="Lin Boynton" w:id="10" w:date="2024-01-05T01:45:51Z">
            <w:r w:rsidDel="00000000" w:rsidR="00000000" w:rsidRPr="00000000">
              <w:rPr>
                <w:rtl w:val="0"/>
              </w:rPr>
              <w:t xml:space="preserve">seven</w:t>
            </w:r>
          </w:ins>
        </w:sdtContent>
      </w:sdt>
      <w:sdt>
        <w:sdtPr>
          <w:tag w:val="goog_rdk_20"/>
        </w:sdtPr>
        <w:sdtContent>
          <w:del w:author="Lin Boynton" w:id="10" w:date="2024-01-05T01:45:51Z">
            <w:commentRangeEnd w:id="1"/>
            <w:r w:rsidDel="00000000" w:rsidR="00000000" w:rsidRPr="00000000">
              <w:commentReference w:id="1"/>
            </w:r>
            <w:r w:rsidDel="00000000" w:rsidR="00000000" w:rsidRPr="00000000">
              <w:rPr>
                <w:rtl w:val="0"/>
              </w:rPr>
              <w:delText xml:space="preserve">7</w:delText>
            </w:r>
          </w:del>
        </w:sdtContent>
      </w:sdt>
      <w:r w:rsidDel="00000000" w:rsidR="00000000" w:rsidRPr="00000000">
        <w:rPr>
          <w:rtl w:val="0"/>
        </w:rPr>
        <w:t xml:space="preserve">, including tavern mamas from different Chibuku taverns located in Blantyre. The main goal was to explore their ideas for the realization of a Super Maheu cleaning station, detailed information about the Chubuku taverns, and their opinions about the </w:t>
      </w:r>
      <w:sdt>
        <w:sdtPr>
          <w:tag w:val="goog_rdk_21"/>
        </w:sdtPr>
        <w:sdtContent>
          <w:ins w:author="Lin Boynton" w:id="11" w:date="2024-01-05T01:46:50Z">
            <w:r w:rsidDel="00000000" w:rsidR="00000000" w:rsidRPr="00000000">
              <w:rPr>
                <w:rtl w:val="0"/>
              </w:rPr>
              <w:t xml:space="preserve">preliminary</w:t>
            </w:r>
          </w:ins>
        </w:sdtContent>
      </w:sdt>
      <w:sdt>
        <w:sdtPr>
          <w:tag w:val="goog_rdk_22"/>
        </w:sdtPr>
        <w:sdtContent>
          <w:del w:author="Lin Boynton" w:id="11" w:date="2024-01-05T01:46:50Z">
            <w:r w:rsidDel="00000000" w:rsidR="00000000" w:rsidRPr="00000000">
              <w:rPr>
                <w:rtl w:val="0"/>
              </w:rPr>
              <w:delText xml:space="preserve">pre-liminary</w:delText>
            </w:r>
          </w:del>
        </w:sdtContent>
      </w:sdt>
      <w:r w:rsidDel="00000000" w:rsidR="00000000" w:rsidRPr="00000000">
        <w:rPr>
          <w:rtl w:val="0"/>
        </w:rPr>
        <w:t xml:space="preserve"> design presented in Chapter 3.4. Afterwards, the design was adapted and improved regarding issues that were brought up during the focus group discussion.</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2"/>
        <w:numPr>
          <w:ilvl w:val="1"/>
          <w:numId w:val="12"/>
        </w:numPr>
        <w:ind w:left="576" w:hanging="576"/>
        <w:rPr/>
      </w:pPr>
      <w:r w:rsidDel="00000000" w:rsidR="00000000" w:rsidRPr="00000000">
        <w:rPr>
          <w:rtl w:val="0"/>
        </w:rPr>
        <w:t xml:space="preserve">Prototyping</w:t>
      </w:r>
    </w:p>
    <w:p w:rsidR="00000000" w:rsidDel="00000000" w:rsidP="00000000" w:rsidRDefault="00000000" w:rsidRPr="00000000" w14:paraId="0000007D">
      <w:pPr>
        <w:rPr/>
      </w:pPr>
      <w:r w:rsidDel="00000000" w:rsidR="00000000" w:rsidRPr="00000000">
        <w:rPr>
          <w:rtl w:val="0"/>
        </w:rPr>
        <w:t xml:space="preserve">The designs obtained at this stage of the development process were prototyped and tested in two phases. First, a proof-of-concept prototype was built in Switzerland. The materials and parts needed were purchased in a hardware store or ordered online. The manufacturing and assembly of all parts took place at Dynamo, a Youth Culture Center in Zurich providing working space and machinery for private use. Where no suitable raw material can be found, 3D printing was used allowing for fast production and testing of non-standardized parts. The prototype and its sub-functions were tested to verify the functionality of the design. The valuable insights gained from these tests were used to re-design iteratively. This further optimizes the performance of the product and enables </w:t>
      </w:r>
      <w:sdt>
        <w:sdtPr>
          <w:tag w:val="goog_rdk_23"/>
        </w:sdtPr>
        <w:sdtContent>
          <w:ins w:author="Lin Boynton" w:id="12" w:date="2024-01-05T01:47:31Z">
            <w:r w:rsidDel="00000000" w:rsidR="00000000" w:rsidRPr="00000000">
              <w:rPr>
                <w:rtl w:val="0"/>
              </w:rPr>
              <w:t xml:space="preserve">observation of</w:t>
            </w:r>
          </w:ins>
        </w:sdtContent>
      </w:sdt>
      <w:sdt>
        <w:sdtPr>
          <w:tag w:val="goog_rdk_24"/>
        </w:sdtPr>
        <w:sdtContent>
          <w:del w:author="Lin Boynton" w:id="12" w:date="2024-01-05T01:47:31Z">
            <w:r w:rsidDel="00000000" w:rsidR="00000000" w:rsidRPr="00000000">
              <w:rPr>
                <w:rtl w:val="0"/>
              </w:rPr>
              <w:delText xml:space="preserve">to observe</w:delText>
            </w:r>
          </w:del>
        </w:sdtContent>
      </w:sdt>
      <w:r w:rsidDel="00000000" w:rsidR="00000000" w:rsidRPr="00000000">
        <w:rPr>
          <w:rtl w:val="0"/>
        </w:rPr>
        <w:t xml:space="preserve"> critical weaknesses of the </w:t>
      </w:r>
      <w:sdt>
        <w:sdtPr>
          <w:tag w:val="goog_rdk_25"/>
        </w:sdtPr>
        <w:sdtContent>
          <w:commentRangeStart w:id="2"/>
        </w:sdtContent>
      </w:sdt>
      <w:r w:rsidDel="00000000" w:rsidR="00000000" w:rsidRPr="00000000">
        <w:rPr>
          <w:rtl w:val="0"/>
        </w:rPr>
        <w:t xml:space="preserve">system.</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The second prototype was manufactured in Blantyre, Malawi. The goal was to test the complete system rather than the different modules independently. Further, a verification of the affordability and accessibility of the prototype with help of local resources could be conducted. Last but not least, the second prototype was presented to different stakeholders that contribute financially to the bottle-collection pilot.</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1"/>
        <w:numPr>
          <w:ilvl w:val="0"/>
          <w:numId w:val="12"/>
        </w:numPr>
        <w:ind w:left="432" w:hanging="432"/>
        <w:rPr/>
      </w:pPr>
      <w:bookmarkStart w:colFirst="0" w:colLast="0" w:name="_heading=h.1t3h5sf" w:id="10"/>
      <w:bookmarkEnd w:id="10"/>
      <w:r w:rsidDel="00000000" w:rsidR="00000000" w:rsidRPr="00000000">
        <w:rPr>
          <w:rtl w:val="0"/>
        </w:rPr>
        <w:t xml:space="preserve">Results and Discussion</w:t>
      </w:r>
    </w:p>
    <w:p w:rsidR="00000000" w:rsidDel="00000000" w:rsidP="00000000" w:rsidRDefault="00000000" w:rsidRPr="00000000" w14:paraId="00000081">
      <w:pPr>
        <w:pStyle w:val="Heading2"/>
        <w:numPr>
          <w:ilvl w:val="1"/>
          <w:numId w:val="12"/>
        </w:numPr>
        <w:ind w:left="576" w:hanging="576"/>
        <w:rPr/>
      </w:pPr>
      <w:bookmarkStart w:colFirst="0" w:colLast="0" w:name="_heading=h.4d34og8" w:id="11"/>
      <w:bookmarkEnd w:id="11"/>
      <w:r w:rsidDel="00000000" w:rsidR="00000000" w:rsidRPr="00000000">
        <w:rPr>
          <w:rtl w:val="0"/>
        </w:rPr>
        <w:t xml:space="preserve">User and Product</w:t>
      </w:r>
    </w:p>
    <w:p w:rsidR="00000000" w:rsidDel="00000000" w:rsidP="00000000" w:rsidRDefault="00000000" w:rsidRPr="00000000" w14:paraId="00000082">
      <w:pPr>
        <w:pStyle w:val="Heading3"/>
        <w:numPr>
          <w:ilvl w:val="2"/>
          <w:numId w:val="12"/>
        </w:numPr>
        <w:ind w:left="720" w:hanging="720"/>
        <w:rPr/>
      </w:pPr>
      <w:bookmarkStart w:colFirst="0" w:colLast="0" w:name="_heading=h.2s8eyo1" w:id="12"/>
      <w:bookmarkEnd w:id="12"/>
      <w:r w:rsidDel="00000000" w:rsidR="00000000" w:rsidRPr="00000000">
        <w:rPr>
          <w:rtl w:val="0"/>
        </w:rPr>
        <w:t xml:space="preserve">User Identification</w:t>
      </w:r>
    </w:p>
    <w:p w:rsidR="00000000" w:rsidDel="00000000" w:rsidP="00000000" w:rsidRDefault="00000000" w:rsidRPr="00000000" w14:paraId="00000083">
      <w:pPr>
        <w:ind w:firstLine="720"/>
        <w:rPr/>
      </w:pPr>
      <w:r w:rsidDel="00000000" w:rsidR="00000000" w:rsidRPr="00000000">
        <w:rPr>
          <w:rtl w:val="0"/>
        </w:rPr>
        <w:t xml:space="preserve">The identification of target users is crucial to a successful implementation of a new product. This not only allows to design the product based on the needs of the end user but also provides various stakeholders with valuable information. The definition of a target user acts as the base for the subsequent development process. Depicted in Table </w:t>
      </w:r>
      <w:r w:rsidDel="00000000" w:rsidR="00000000" w:rsidRPr="00000000">
        <w:rPr>
          <w:highlight w:val="yellow"/>
          <w:rtl w:val="0"/>
        </w:rPr>
        <w:t xml:space="preserve">XX</w:t>
      </w:r>
      <w:r w:rsidDel="00000000" w:rsidR="00000000" w:rsidRPr="00000000">
        <w:rPr>
          <w:rtl w:val="0"/>
        </w:rPr>
        <w:t xml:space="preserve">, two target users are presented. Informal recyclers as well as the Tavern Mamas will work with the product on site and act as the main users, </w:t>
      </w:r>
      <w:sdt>
        <w:sdtPr>
          <w:tag w:val="goog_rdk_26"/>
        </w:sdtPr>
        <w:sdtContent>
          <w:del w:author="Lin Boynton" w:id="13" w:date="2024-01-05T01:48:50Z">
            <w:r w:rsidDel="00000000" w:rsidR="00000000" w:rsidRPr="00000000">
              <w:rPr>
                <w:rtl w:val="0"/>
              </w:rPr>
              <w:delText xml:space="preserve">daily </w:delText>
            </w:r>
          </w:del>
        </w:sdtContent>
      </w:sdt>
      <w:r w:rsidDel="00000000" w:rsidR="00000000" w:rsidRPr="00000000">
        <w:rPr>
          <w:rtl w:val="0"/>
        </w:rPr>
        <w:t xml:space="preserve">interacting </w:t>
      </w:r>
      <w:sdt>
        <w:sdtPr>
          <w:tag w:val="goog_rdk_27"/>
        </w:sdtPr>
        <w:sdtContent>
          <w:ins w:author="Lin Boynton" w:id="14" w:date="2024-01-05T01:48:55Z">
            <w:r w:rsidDel="00000000" w:rsidR="00000000" w:rsidRPr="00000000">
              <w:rPr>
                <w:rtl w:val="0"/>
              </w:rPr>
              <w:t xml:space="preserve">daily </w:t>
            </w:r>
          </w:ins>
        </w:sdtContent>
      </w:sdt>
      <w:r w:rsidDel="00000000" w:rsidR="00000000" w:rsidRPr="00000000">
        <w:rPr>
          <w:rtl w:val="0"/>
        </w:rPr>
        <w:t xml:space="preserve">with the proposed design. For this reason, the design will be specifically adjusted with these parties in the focus.</w:t>
      </w:r>
    </w:p>
    <w:p w:rsidR="00000000" w:rsidDel="00000000" w:rsidP="00000000" w:rsidRDefault="00000000" w:rsidRPr="00000000" w14:paraId="00000084">
      <w:pPr>
        <w:pStyle w:val="Heading3"/>
        <w:numPr>
          <w:ilvl w:val="2"/>
          <w:numId w:val="12"/>
        </w:numPr>
        <w:ind w:left="720" w:hanging="720"/>
        <w:rPr/>
      </w:pPr>
      <w:bookmarkStart w:colFirst="0" w:colLast="0" w:name="_heading=h.17dp8vu" w:id="13"/>
      <w:bookmarkEnd w:id="13"/>
      <w:r w:rsidDel="00000000" w:rsidR="00000000" w:rsidRPr="00000000">
        <w:rPr>
          <w:rtl w:val="0"/>
        </w:rPr>
        <w:t xml:space="preserve">Mission Statement</w:t>
      </w:r>
    </w:p>
    <w:p w:rsidR="00000000" w:rsidDel="00000000" w:rsidP="00000000" w:rsidRDefault="00000000" w:rsidRPr="00000000" w14:paraId="00000085">
      <w:pPr>
        <w:rPr/>
      </w:pPr>
      <w:r w:rsidDel="00000000" w:rsidR="00000000" w:rsidRPr="00000000">
        <w:rPr>
          <w:rtl w:val="0"/>
        </w:rPr>
        <w:t xml:space="preserve">The frame of the product development process is summarized in the mission statement (</w:t>
      </w:r>
      <w:r w:rsidDel="00000000" w:rsidR="00000000" w:rsidRPr="00000000">
        <w:rPr>
          <w:highlight w:val="yellow"/>
          <w:rtl w:val="0"/>
        </w:rPr>
        <w:t xml:space="preserve">Table XX</w:t>
      </w:r>
      <w:r w:rsidDel="00000000" w:rsidR="00000000" w:rsidRPr="00000000">
        <w:rPr>
          <w:rtl w:val="0"/>
        </w:rPr>
        <w:t xml:space="preserve">). It describes the legitimation of the product development and acts as the broader guideline throughout all phases. It contains a short definition of the product as well as the benefits arising from its development. Further, the target market as well as the complete set of stakeholders are identified. Assumptions and constraints that might restrict the design process at any point are introduced at this point to ensure that the development is elaborated in the suitable setting. The mission statement acts as the main information base for the product and is used to verify if the product development is on track through all times.</w:t>
      </w:r>
    </w:p>
    <w:p w:rsidR="00000000" w:rsidDel="00000000" w:rsidP="00000000" w:rsidRDefault="00000000" w:rsidRPr="00000000" w14:paraId="00000086">
      <w:pPr>
        <w:rPr/>
      </w:pPr>
      <w:r w:rsidDel="00000000" w:rsidR="00000000" w:rsidRPr="00000000">
        <w:br w:type="page"/>
      </w:r>
      <w:r w:rsidDel="00000000" w:rsidR="00000000" w:rsidRPr="00000000">
        <w:rPr>
          <w:rtl w:val="0"/>
        </w:rPr>
      </w:r>
    </w:p>
    <w:tbl>
      <w:tblPr>
        <w:tblStyle w:val="Table2"/>
        <w:tblpPr w:leftFromText="141" w:rightFromText="141" w:topFromText="0" w:bottomFromText="0" w:vertAnchor="text" w:horzAnchor="text" w:tblpX="0" w:tblpY="609"/>
        <w:tblW w:w="847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838"/>
        <w:gridCol w:w="3288"/>
        <w:gridCol w:w="3345"/>
        <w:tblGridChange w:id="0">
          <w:tblGrid>
            <w:gridCol w:w="1838"/>
            <w:gridCol w:w="3288"/>
            <w:gridCol w:w="3345"/>
          </w:tblGrid>
        </w:tblGridChange>
      </w:tblGrid>
      <w:tr>
        <w:trPr>
          <w:cantSplit w:val="0"/>
          <w:trHeight w:val="166" w:hRule="atLeast"/>
          <w:tblHeader w:val="0"/>
        </w:trPr>
        <w:tc>
          <w:tcPr>
            <w:tcBorders>
              <w:top w:color="000000" w:space="0" w:sz="4" w:val="single"/>
              <w:bottom w:color="000000" w:space="0" w:sz="4" w:val="single"/>
            </w:tcBorders>
            <w:shd w:fill="auto" w:val="clear"/>
          </w:tcPr>
          <w:p w:rsidR="00000000" w:rsidDel="00000000" w:rsidP="00000000" w:rsidRDefault="00000000" w:rsidRPr="00000000" w14:paraId="00000087">
            <w:pPr>
              <w:ind w:firstLine="0"/>
              <w:jc w:val="left"/>
              <w:rPr/>
            </w:pPr>
            <w:r w:rsidDel="00000000" w:rsidR="00000000" w:rsidRPr="00000000">
              <w:rPr>
                <w:b w:val="1"/>
                <w:color w:val="000000"/>
                <w:rtl w:val="0"/>
              </w:rPr>
              <w:t xml:space="preserve">Questions</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88">
            <w:pPr>
              <w:ind w:left="329" w:firstLine="0"/>
              <w:jc w:val="left"/>
              <w:rPr/>
            </w:pPr>
            <w:r w:rsidDel="00000000" w:rsidR="00000000" w:rsidRPr="00000000">
              <w:rPr>
                <w:b w:val="1"/>
                <w:color w:val="000000"/>
                <w:rtl w:val="0"/>
              </w:rPr>
              <w:t xml:space="preserve">Target User 1</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89">
            <w:pPr>
              <w:ind w:left="264" w:firstLine="0"/>
              <w:jc w:val="left"/>
              <w:rPr/>
            </w:pPr>
            <w:r w:rsidDel="00000000" w:rsidR="00000000" w:rsidRPr="00000000">
              <w:rPr>
                <w:b w:val="1"/>
                <w:color w:val="000000"/>
                <w:rtl w:val="0"/>
              </w:rPr>
              <w:t xml:space="preserve">Target User 2</w:t>
            </w:r>
            <w:r w:rsidDel="00000000" w:rsidR="00000000" w:rsidRPr="00000000">
              <w:rPr>
                <w:rtl w:val="0"/>
              </w:rPr>
            </w:r>
          </w:p>
        </w:tc>
      </w:tr>
      <w:tr>
        <w:trPr>
          <w:cantSplit w:val="0"/>
          <w:trHeight w:val="144" w:hRule="atLeast"/>
          <w:tblHeader w:val="0"/>
        </w:trPr>
        <w:tc>
          <w:tcPr>
            <w:tcBorders>
              <w:top w:color="000000" w:space="0" w:sz="4" w:val="single"/>
            </w:tcBorders>
            <w:shd w:fill="auto" w:val="clear"/>
          </w:tcPr>
          <w:p w:rsidR="00000000" w:rsidDel="00000000" w:rsidP="00000000" w:rsidRDefault="00000000" w:rsidRPr="00000000" w14:paraId="0000008A">
            <w:pPr>
              <w:ind w:firstLine="0"/>
              <w:jc w:val="left"/>
              <w:rPr>
                <w:b w:val="1"/>
                <w:color w:val="000000"/>
              </w:rPr>
            </w:pPr>
            <w:r w:rsidDel="00000000" w:rsidR="00000000" w:rsidRPr="00000000">
              <w:rPr>
                <w:b w:val="1"/>
                <w:color w:val="000000"/>
                <w:rtl w:val="0"/>
              </w:rPr>
              <w:t xml:space="preserve">Who is</w:t>
            </w:r>
          </w:p>
          <w:p w:rsidR="00000000" w:rsidDel="00000000" w:rsidP="00000000" w:rsidRDefault="00000000" w:rsidRPr="00000000" w14:paraId="0000008B">
            <w:pPr>
              <w:ind w:firstLine="0"/>
              <w:jc w:val="left"/>
              <w:rPr>
                <w:b w:val="1"/>
              </w:rPr>
            </w:pPr>
            <w:r w:rsidDel="00000000" w:rsidR="00000000" w:rsidRPr="00000000">
              <w:rPr>
                <w:b w:val="1"/>
                <w:color w:val="000000"/>
                <w:rtl w:val="0"/>
              </w:rPr>
              <w:t xml:space="preserve">the User?</w:t>
            </w:r>
            <w:r w:rsidDel="00000000" w:rsidR="00000000" w:rsidRPr="00000000">
              <w:rPr>
                <w:rtl w:val="0"/>
              </w:rPr>
            </w:r>
          </w:p>
        </w:tc>
        <w:tc>
          <w:tcPr>
            <w:tcBorders>
              <w:top w:color="000000" w:space="0" w:sz="4" w:val="single"/>
            </w:tcBorders>
          </w:tcPr>
          <w:p w:rsidR="00000000" w:rsidDel="00000000" w:rsidP="00000000" w:rsidRDefault="00000000" w:rsidRPr="00000000" w14:paraId="0000008C">
            <w:pPr>
              <w:spacing w:after="240" w:lineRule="auto"/>
              <w:ind w:left="329" w:firstLine="0"/>
              <w:jc w:val="left"/>
              <w:rPr/>
            </w:pPr>
            <w:r w:rsidDel="00000000" w:rsidR="00000000" w:rsidRPr="00000000">
              <w:rPr>
                <w:color w:val="000000"/>
                <w:rtl w:val="0"/>
              </w:rPr>
              <w:t xml:space="preserve">Jack, 45yo, Malawian informal recycler</w:t>
            </w:r>
            <w:r w:rsidDel="00000000" w:rsidR="00000000" w:rsidRPr="00000000">
              <w:rPr>
                <w:rtl w:val="0"/>
              </w:rPr>
            </w:r>
          </w:p>
        </w:tc>
        <w:tc>
          <w:tcPr>
            <w:tcBorders>
              <w:top w:color="000000" w:space="0" w:sz="4" w:val="single"/>
            </w:tcBorders>
          </w:tcPr>
          <w:p w:rsidR="00000000" w:rsidDel="00000000" w:rsidP="00000000" w:rsidRDefault="00000000" w:rsidRPr="00000000" w14:paraId="0000008D">
            <w:pPr>
              <w:spacing w:after="120" w:lineRule="auto"/>
              <w:ind w:left="264" w:firstLine="0"/>
              <w:jc w:val="left"/>
              <w:rPr/>
            </w:pPr>
            <w:r w:rsidDel="00000000" w:rsidR="00000000" w:rsidRPr="00000000">
              <w:rPr>
                <w:color w:val="000000"/>
                <w:rtl w:val="0"/>
              </w:rPr>
              <w:t xml:space="preserve">Sbonisiwe, 54yo, Tavern Mama at Chibuku Taverns </w:t>
            </w:r>
            <w:r w:rsidDel="00000000" w:rsidR="00000000" w:rsidRPr="00000000">
              <w:rPr>
                <w:rtl w:val="0"/>
              </w:rPr>
            </w:r>
          </w:p>
        </w:tc>
      </w:tr>
      <w:tr>
        <w:trPr>
          <w:cantSplit w:val="0"/>
          <w:trHeight w:val="1615" w:hRule="atLeast"/>
          <w:tblHeader w:val="0"/>
        </w:trPr>
        <w:tc>
          <w:tcPr>
            <w:shd w:fill="auto" w:val="clear"/>
          </w:tcPr>
          <w:p w:rsidR="00000000" w:rsidDel="00000000" w:rsidP="00000000" w:rsidRDefault="00000000" w:rsidRPr="00000000" w14:paraId="0000008E">
            <w:pPr>
              <w:ind w:firstLine="0"/>
              <w:jc w:val="left"/>
              <w:rPr>
                <w:b w:val="1"/>
                <w:color w:val="000000"/>
              </w:rPr>
            </w:pPr>
            <w:r w:rsidDel="00000000" w:rsidR="00000000" w:rsidRPr="00000000">
              <w:rPr>
                <w:b w:val="1"/>
                <w:color w:val="000000"/>
                <w:rtl w:val="0"/>
              </w:rPr>
              <w:t xml:space="preserve">What do</w:t>
            </w:r>
          </w:p>
          <w:p w:rsidR="00000000" w:rsidDel="00000000" w:rsidP="00000000" w:rsidRDefault="00000000" w:rsidRPr="00000000" w14:paraId="0000008F">
            <w:pPr>
              <w:ind w:firstLine="0"/>
              <w:jc w:val="left"/>
              <w:rPr>
                <w:b w:val="1"/>
              </w:rPr>
            </w:pPr>
            <w:r w:rsidDel="00000000" w:rsidR="00000000" w:rsidRPr="00000000">
              <w:rPr>
                <w:b w:val="1"/>
                <w:color w:val="000000"/>
                <w:rtl w:val="0"/>
              </w:rPr>
              <w:t xml:space="preserve">they need?</w:t>
            </w:r>
            <w:r w:rsidDel="00000000" w:rsidR="00000000" w:rsidRPr="00000000">
              <w:rPr>
                <w:rtl w:val="0"/>
              </w:rPr>
            </w:r>
          </w:p>
        </w:tc>
        <w:tc>
          <w:tcPr/>
          <w:p w:rsidR="00000000" w:rsidDel="00000000" w:rsidP="00000000" w:rsidRDefault="00000000" w:rsidRPr="00000000" w14:paraId="00000090">
            <w:pPr>
              <w:spacing w:after="120" w:lineRule="auto"/>
              <w:ind w:left="329" w:firstLine="0"/>
              <w:jc w:val="left"/>
              <w:rPr>
                <w:i w:val="1"/>
                <w:color w:val="000000"/>
              </w:rPr>
            </w:pPr>
            <w:r w:rsidDel="00000000" w:rsidR="00000000" w:rsidRPr="00000000">
              <w:rPr>
                <w:i w:val="1"/>
                <w:color w:val="000000"/>
                <w:rtl w:val="0"/>
              </w:rPr>
              <w:t xml:space="preserve">A system that:</w:t>
            </w:r>
          </w:p>
          <w:p w:rsidR="00000000" w:rsidDel="00000000" w:rsidP="00000000" w:rsidRDefault="00000000" w:rsidRPr="00000000" w14:paraId="0000009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612" w:right="0" w:hanging="283"/>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Opens the way to collect and sell used plastic</w:t>
            </w:r>
          </w:p>
          <w:p w:rsidR="00000000" w:rsidDel="00000000" w:rsidP="00000000" w:rsidRDefault="00000000" w:rsidRPr="00000000" w14:paraId="0000009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612" w:right="0" w:hanging="283"/>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Yields an additional income source</w:t>
            </w:r>
          </w:p>
          <w:p w:rsidR="00000000" w:rsidDel="00000000" w:rsidP="00000000" w:rsidRDefault="00000000" w:rsidRPr="00000000" w14:paraId="000000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0" w:line="360" w:lineRule="auto"/>
              <w:ind w:left="612" w:right="0" w:hanging="283"/>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Enables fast and easy cleaning of bottles</w:t>
            </w:r>
          </w:p>
        </w:tc>
        <w:tc>
          <w:tcPr/>
          <w:p w:rsidR="00000000" w:rsidDel="00000000" w:rsidP="00000000" w:rsidRDefault="00000000" w:rsidRPr="00000000" w14:paraId="00000094">
            <w:pPr>
              <w:spacing w:after="120" w:lineRule="auto"/>
              <w:ind w:left="264" w:firstLine="0"/>
              <w:jc w:val="left"/>
              <w:rPr>
                <w:i w:val="1"/>
                <w:color w:val="000000"/>
              </w:rPr>
            </w:pPr>
            <w:r w:rsidDel="00000000" w:rsidR="00000000" w:rsidRPr="00000000">
              <w:rPr>
                <w:i w:val="1"/>
                <w:color w:val="000000"/>
                <w:rtl w:val="0"/>
              </w:rPr>
              <w:t xml:space="preserve">A system that: </w:t>
            </w:r>
          </w:p>
          <w:p w:rsidR="00000000" w:rsidDel="00000000" w:rsidP="00000000" w:rsidRDefault="00000000" w:rsidRPr="00000000" w14:paraId="0000009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572" w:right="0" w:hanging="283"/>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 easy to maintain</w:t>
            </w:r>
          </w:p>
          <w:p w:rsidR="00000000" w:rsidDel="00000000" w:rsidP="00000000" w:rsidRDefault="00000000" w:rsidRPr="00000000" w14:paraId="0000009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572" w:right="0" w:hanging="283"/>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Allows for efficient bottle storage</w:t>
            </w:r>
          </w:p>
          <w:p w:rsidR="00000000" w:rsidDel="00000000" w:rsidP="00000000" w:rsidRDefault="00000000" w:rsidRPr="00000000" w14:paraId="0000009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572" w:right="0" w:hanging="283"/>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Keeps the taverns tidy</w:t>
            </w:r>
          </w:p>
        </w:tc>
      </w:tr>
      <w:tr>
        <w:trPr>
          <w:cantSplit w:val="0"/>
          <w:trHeight w:val="639" w:hRule="atLeast"/>
          <w:tblHeader w:val="0"/>
        </w:trPr>
        <w:tc>
          <w:tcPr>
            <w:shd w:fill="auto" w:val="clear"/>
          </w:tcPr>
          <w:p w:rsidR="00000000" w:rsidDel="00000000" w:rsidP="00000000" w:rsidRDefault="00000000" w:rsidRPr="00000000" w14:paraId="00000098">
            <w:pPr>
              <w:ind w:firstLine="0"/>
              <w:jc w:val="left"/>
              <w:rPr>
                <w:b w:val="1"/>
                <w:color w:val="000000"/>
              </w:rPr>
            </w:pPr>
            <w:r w:rsidDel="00000000" w:rsidR="00000000" w:rsidRPr="00000000">
              <w:rPr>
                <w:b w:val="1"/>
                <w:color w:val="000000"/>
                <w:rtl w:val="0"/>
              </w:rPr>
              <w:t xml:space="preserve">Why do</w:t>
            </w:r>
          </w:p>
          <w:p w:rsidR="00000000" w:rsidDel="00000000" w:rsidP="00000000" w:rsidRDefault="00000000" w:rsidRPr="00000000" w14:paraId="00000099">
            <w:pPr>
              <w:ind w:firstLine="0"/>
              <w:jc w:val="left"/>
              <w:rPr>
                <w:b w:val="1"/>
                <w:color w:val="000000"/>
              </w:rPr>
            </w:pPr>
            <w:r w:rsidDel="00000000" w:rsidR="00000000" w:rsidRPr="00000000">
              <w:rPr>
                <w:b w:val="1"/>
                <w:color w:val="000000"/>
                <w:rtl w:val="0"/>
              </w:rPr>
              <w:t xml:space="preserve">they need it?</w:t>
            </w:r>
          </w:p>
        </w:tc>
        <w:tc>
          <w:tcPr/>
          <w:p w:rsidR="00000000" w:rsidDel="00000000" w:rsidP="00000000" w:rsidRDefault="00000000" w:rsidRPr="00000000" w14:paraId="0000009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594" w:right="0" w:hanging="28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Opportunity to earn money</w:t>
            </w:r>
          </w:p>
          <w:p w:rsidR="00000000" w:rsidDel="00000000" w:rsidP="00000000" w:rsidRDefault="00000000" w:rsidRPr="00000000" w14:paraId="0000009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594" w:right="0" w:hanging="28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Indirect mediation with recycling facilities</w:t>
            </w:r>
          </w:p>
        </w:tc>
        <w:tc>
          <w:tcPr/>
          <w:p w:rsidR="00000000" w:rsidDel="00000000" w:rsidP="00000000" w:rsidRDefault="00000000" w:rsidRPr="00000000" w14:paraId="0000009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572" w:right="0" w:hanging="283"/>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Reducing amount of plastic landing in the environment</w:t>
            </w:r>
          </w:p>
          <w:p w:rsidR="00000000" w:rsidDel="00000000" w:rsidP="00000000" w:rsidRDefault="00000000" w:rsidRPr="00000000" w14:paraId="0000009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360" w:lineRule="auto"/>
              <w:ind w:left="572" w:right="0" w:hanging="283"/>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Requested by Chibuku Tavern (main contractor)</w:t>
            </w:r>
          </w:p>
        </w:tc>
      </w:tr>
      <w:tr>
        <w:trPr>
          <w:cantSplit w:val="0"/>
          <w:trHeight w:val="585" w:hRule="atLeast"/>
          <w:tblHeader w:val="0"/>
        </w:trPr>
        <w:tc>
          <w:tcPr>
            <w:shd w:fill="auto" w:val="clear"/>
          </w:tcPr>
          <w:p w:rsidR="00000000" w:rsidDel="00000000" w:rsidP="00000000" w:rsidRDefault="00000000" w:rsidRPr="00000000" w14:paraId="0000009E">
            <w:pPr>
              <w:ind w:firstLine="0"/>
              <w:jc w:val="left"/>
              <w:rPr>
                <w:b w:val="1"/>
              </w:rPr>
            </w:pPr>
            <w:r w:rsidDel="00000000" w:rsidR="00000000" w:rsidRPr="00000000">
              <w:rPr>
                <w:b w:val="1"/>
                <w:color w:val="000000"/>
                <w:rtl w:val="0"/>
              </w:rPr>
              <w:t xml:space="preserve">How is the task currently done?</w:t>
            </w:r>
            <w:r w:rsidDel="00000000" w:rsidR="00000000" w:rsidRPr="00000000">
              <w:rPr>
                <w:rtl w:val="0"/>
              </w:rPr>
            </w:r>
          </w:p>
        </w:tc>
        <w:tc>
          <w:tcPr/>
          <w:p w:rsidR="00000000" w:rsidDel="00000000" w:rsidP="00000000" w:rsidRDefault="00000000" w:rsidRPr="00000000" w14:paraId="0000009F">
            <w:pPr>
              <w:spacing w:after="240" w:lineRule="auto"/>
              <w:ind w:left="329" w:firstLine="0"/>
              <w:jc w:val="left"/>
              <w:rPr/>
            </w:pPr>
            <w:r w:rsidDel="00000000" w:rsidR="00000000" w:rsidRPr="00000000">
              <w:rPr>
                <w:color w:val="000000"/>
                <w:rtl w:val="0"/>
              </w:rPr>
              <w:t xml:space="preserve">Unless a contractor has been found to buy plastic waste back (mostly PET), no plastic waste is being recovered</w:t>
            </w:r>
            <w:r w:rsidDel="00000000" w:rsidR="00000000" w:rsidRPr="00000000">
              <w:rPr>
                <w:rtl w:val="0"/>
              </w:rPr>
            </w:r>
          </w:p>
        </w:tc>
        <w:tc>
          <w:tcPr/>
          <w:p w:rsidR="00000000" w:rsidDel="00000000" w:rsidP="00000000" w:rsidRDefault="00000000" w:rsidRPr="00000000" w14:paraId="000000A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572" w:right="0" w:hanging="283"/>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Surroundings of the taverns are manually cleaned</w:t>
            </w:r>
          </w:p>
          <w:p w:rsidR="00000000" w:rsidDel="00000000" w:rsidP="00000000" w:rsidRDefault="00000000" w:rsidRPr="00000000" w14:paraId="000000A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360" w:lineRule="auto"/>
              <w:ind w:left="572" w:right="0" w:hanging="283"/>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Plastic waste is disposed through the household waste </w:t>
            </w:r>
          </w:p>
        </w:tc>
      </w:tr>
      <w:tr>
        <w:trPr>
          <w:cantSplit w:val="0"/>
          <w:trHeight w:val="138" w:hRule="atLeast"/>
          <w:tblHeader w:val="0"/>
        </w:trPr>
        <w:tc>
          <w:tcPr>
            <w:shd w:fill="auto" w:val="clear"/>
          </w:tcPr>
          <w:p w:rsidR="00000000" w:rsidDel="00000000" w:rsidP="00000000" w:rsidRDefault="00000000" w:rsidRPr="00000000" w14:paraId="000000A2">
            <w:pPr>
              <w:ind w:firstLine="0"/>
              <w:jc w:val="left"/>
              <w:rPr>
                <w:b w:val="1"/>
              </w:rPr>
            </w:pPr>
            <w:r w:rsidDel="00000000" w:rsidR="00000000" w:rsidRPr="00000000">
              <w:rPr>
                <w:b w:val="1"/>
                <w:color w:val="000000"/>
                <w:rtl w:val="0"/>
              </w:rPr>
              <w:t xml:space="preserve">Where does it take place?</w:t>
            </w:r>
            <w:r w:rsidDel="00000000" w:rsidR="00000000" w:rsidRPr="00000000">
              <w:rPr>
                <w:rtl w:val="0"/>
              </w:rPr>
            </w:r>
          </w:p>
        </w:tc>
        <w:tc>
          <w:tcPr/>
          <w:p w:rsidR="00000000" w:rsidDel="00000000" w:rsidP="00000000" w:rsidRDefault="00000000" w:rsidRPr="00000000" w14:paraId="000000A3">
            <w:pPr>
              <w:spacing w:after="60" w:lineRule="auto"/>
              <w:ind w:left="310" w:firstLine="0"/>
              <w:jc w:val="left"/>
              <w:rPr>
                <w:i w:val="1"/>
              </w:rPr>
            </w:pPr>
            <w:r w:rsidDel="00000000" w:rsidR="00000000" w:rsidRPr="00000000">
              <w:rPr>
                <w:i w:val="1"/>
                <w:rtl w:val="0"/>
              </w:rPr>
              <w:t xml:space="preserve">Bottle Cleaning:</w:t>
            </w:r>
          </w:p>
          <w:p w:rsidR="00000000" w:rsidDel="00000000" w:rsidP="00000000" w:rsidRDefault="00000000" w:rsidRPr="00000000" w14:paraId="000000A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360" w:lineRule="auto"/>
              <w:ind w:left="594" w:right="0" w:hanging="28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 the tavern premises</w:t>
            </w:r>
          </w:p>
          <w:p w:rsidR="00000000" w:rsidDel="00000000" w:rsidP="00000000" w:rsidRDefault="00000000" w:rsidRPr="00000000" w14:paraId="000000A5">
            <w:pPr>
              <w:spacing w:after="60" w:lineRule="auto"/>
              <w:ind w:left="326" w:firstLine="0"/>
              <w:jc w:val="left"/>
              <w:rPr/>
            </w:pPr>
            <w:r w:rsidDel="00000000" w:rsidR="00000000" w:rsidRPr="00000000">
              <w:rPr>
                <w:i w:val="1"/>
                <w:rtl w:val="0"/>
              </w:rPr>
              <w:t xml:space="preserve">Bottle Collection</w:t>
            </w:r>
            <w:r w:rsidDel="00000000" w:rsidR="00000000" w:rsidRPr="00000000">
              <w:rPr>
                <w:rtl w:val="0"/>
              </w:rPr>
              <w:t xml:space="preserve">:</w:t>
            </w:r>
          </w:p>
          <w:p w:rsidR="00000000" w:rsidDel="00000000" w:rsidP="00000000" w:rsidRDefault="00000000" w:rsidRPr="00000000" w14:paraId="000000A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594" w:right="0" w:hanging="28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the neighborhood</w:t>
            </w:r>
          </w:p>
          <w:p w:rsidR="00000000" w:rsidDel="00000000" w:rsidP="00000000" w:rsidRDefault="00000000" w:rsidRPr="00000000" w14:paraId="000000A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594" w:right="0" w:hanging="28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Dumping hotspots</w:t>
            </w:r>
          </w:p>
          <w:p w:rsidR="00000000" w:rsidDel="00000000" w:rsidP="00000000" w:rsidRDefault="00000000" w:rsidRPr="00000000" w14:paraId="000000A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594" w:right="0" w:hanging="28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Communal bins</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59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AA">
            <w:pPr>
              <w:spacing w:after="60" w:lineRule="auto"/>
              <w:ind w:left="264" w:firstLine="0"/>
              <w:jc w:val="left"/>
              <w:rPr>
                <w:i w:val="1"/>
                <w:color w:val="000000"/>
              </w:rPr>
            </w:pPr>
            <w:r w:rsidDel="00000000" w:rsidR="00000000" w:rsidRPr="00000000">
              <w:rPr>
                <w:i w:val="1"/>
                <w:color w:val="000000"/>
                <w:rtl w:val="0"/>
              </w:rPr>
              <w:t xml:space="preserve">Bottle Cleaning:</w:t>
            </w:r>
          </w:p>
          <w:p w:rsidR="00000000" w:rsidDel="00000000" w:rsidP="00000000" w:rsidRDefault="00000000" w:rsidRPr="00000000" w14:paraId="000000A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0" w:line="360" w:lineRule="auto"/>
              <w:ind w:left="571" w:right="0" w:hanging="283"/>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 the tavern premises</w:t>
            </w:r>
            <w:r w:rsidDel="00000000" w:rsidR="00000000" w:rsidRPr="00000000">
              <w:rPr>
                <w:rtl w:val="0"/>
              </w:rPr>
            </w:r>
          </w:p>
          <w:p w:rsidR="00000000" w:rsidDel="00000000" w:rsidP="00000000" w:rsidRDefault="00000000" w:rsidRPr="00000000" w14:paraId="000000AC">
            <w:pPr>
              <w:spacing w:after="60" w:lineRule="auto"/>
              <w:ind w:left="289" w:firstLine="0"/>
              <w:jc w:val="left"/>
              <w:rPr>
                <w:i w:val="1"/>
              </w:rPr>
            </w:pPr>
            <w:r w:rsidDel="00000000" w:rsidR="00000000" w:rsidRPr="00000000">
              <w:rPr>
                <w:i w:val="1"/>
                <w:rtl w:val="0"/>
              </w:rPr>
              <w:t xml:space="preserve">Bottle Storage:</w:t>
            </w:r>
          </w:p>
          <w:p w:rsidR="00000000" w:rsidDel="00000000" w:rsidP="00000000" w:rsidRDefault="00000000" w:rsidRPr="00000000" w14:paraId="000000A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594" w:right="0" w:hanging="28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Valuable equipment and clean bottles stored inside</w:t>
            </w:r>
          </w:p>
          <w:p w:rsidR="00000000" w:rsidDel="00000000" w:rsidP="00000000" w:rsidRDefault="00000000" w:rsidRPr="00000000" w14:paraId="000000A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360" w:lineRule="auto"/>
              <w:ind w:left="594" w:right="0" w:hanging="28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Temporal storage of plastic bottles around the tavern</w:t>
            </w:r>
          </w:p>
        </w:tc>
      </w:tr>
      <w:tr>
        <w:trPr>
          <w:cantSplit w:val="0"/>
          <w:trHeight w:val="226" w:hRule="atLeast"/>
          <w:tblHeader w:val="0"/>
        </w:trPr>
        <w:tc>
          <w:tcPr>
            <w:tcBorders>
              <w:bottom w:color="000000" w:space="0" w:sz="4" w:val="single"/>
            </w:tcBorders>
            <w:shd w:fill="auto" w:val="clear"/>
          </w:tcPr>
          <w:p w:rsidR="00000000" w:rsidDel="00000000" w:rsidP="00000000" w:rsidRDefault="00000000" w:rsidRPr="00000000" w14:paraId="000000AF">
            <w:pPr>
              <w:ind w:firstLine="0"/>
              <w:jc w:val="left"/>
              <w:rPr>
                <w:b w:val="1"/>
                <w:color w:val="000000"/>
              </w:rPr>
            </w:pPr>
            <w:r w:rsidDel="00000000" w:rsidR="00000000" w:rsidRPr="00000000">
              <w:rPr>
                <w:b w:val="1"/>
                <w:color w:val="000000"/>
                <w:rtl w:val="0"/>
              </w:rPr>
              <w:t xml:space="preserve">When does it</w:t>
            </w:r>
          </w:p>
          <w:p w:rsidR="00000000" w:rsidDel="00000000" w:rsidP="00000000" w:rsidRDefault="00000000" w:rsidRPr="00000000" w14:paraId="000000B0">
            <w:pPr>
              <w:ind w:firstLine="0"/>
              <w:jc w:val="left"/>
              <w:rPr>
                <w:b w:val="1"/>
              </w:rPr>
            </w:pPr>
            <w:r w:rsidDel="00000000" w:rsidR="00000000" w:rsidRPr="00000000">
              <w:rPr>
                <w:b w:val="1"/>
                <w:color w:val="000000"/>
                <w:rtl w:val="0"/>
              </w:rPr>
              <w:t xml:space="preserve">take place?</w:t>
            </w:r>
            <w:r w:rsidDel="00000000" w:rsidR="00000000" w:rsidRPr="00000000">
              <w:rPr>
                <w:rtl w:val="0"/>
              </w:rPr>
            </w:r>
          </w:p>
        </w:tc>
        <w:tc>
          <w:tcPr>
            <w:tcBorders>
              <w:bottom w:color="000000" w:space="0" w:sz="4" w:val="single"/>
            </w:tcBorders>
          </w:tcPr>
          <w:p w:rsidR="00000000" w:rsidDel="00000000" w:rsidP="00000000" w:rsidRDefault="00000000" w:rsidRPr="00000000" w14:paraId="000000B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594" w:right="0" w:hanging="28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Daily operation of the cleaning station</w:t>
            </w:r>
          </w:p>
          <w:p w:rsidR="00000000" w:rsidDel="00000000" w:rsidP="00000000" w:rsidRDefault="00000000" w:rsidRPr="00000000" w14:paraId="000000B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594" w:right="0" w:hanging="28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the duration of the whole cleaning process </w:t>
            </w:r>
          </w:p>
        </w:tc>
        <w:tc>
          <w:tcPr>
            <w:tcBorders>
              <w:bottom w:color="000000" w:space="0" w:sz="4" w:val="single"/>
            </w:tcBorders>
          </w:tcPr>
          <w:p w:rsidR="00000000" w:rsidDel="00000000" w:rsidP="00000000" w:rsidRDefault="00000000" w:rsidRPr="00000000" w14:paraId="000000B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594" w:right="0" w:hanging="28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Daily operation of the cleaning station</w:t>
            </w:r>
          </w:p>
          <w:p w:rsidR="00000000" w:rsidDel="00000000" w:rsidP="00000000" w:rsidRDefault="00000000" w:rsidRPr="00000000" w14:paraId="000000B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594" w:right="0" w:hanging="28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Chibuku trucks drop-off beer and collect bottles daily</w:t>
            </w:r>
          </w:p>
        </w:tc>
      </w:tr>
    </w:tbl>
    <w:p w:rsidR="00000000" w:rsidDel="00000000" w:rsidP="00000000" w:rsidRDefault="00000000" w:rsidRPr="00000000" w14:paraId="000000B5">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578"/>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Table 1:  Target User.</w:t>
      </w:r>
    </w:p>
    <w:p w:rsidR="00000000" w:rsidDel="00000000" w:rsidP="00000000" w:rsidRDefault="00000000" w:rsidRPr="00000000" w14:paraId="000000B6">
      <w:pPr>
        <w:ind w:firstLine="0"/>
        <w:rPr/>
      </w:pPr>
      <w:r w:rsidDel="00000000" w:rsidR="00000000" w:rsidRPr="00000000">
        <w:rPr>
          <w:rtl w:val="0"/>
        </w:rPr>
      </w:r>
    </w:p>
    <w:p w:rsidR="00000000" w:rsidDel="00000000" w:rsidP="00000000" w:rsidRDefault="00000000" w:rsidRPr="00000000" w14:paraId="000000B7">
      <w:pPr>
        <w:rPr/>
      </w:pPr>
      <w:r w:rsidDel="00000000" w:rsidR="00000000" w:rsidRPr="00000000">
        <w:br w:type="page"/>
      </w:r>
      <w:r w:rsidDel="00000000" w:rsidR="00000000" w:rsidRPr="00000000">
        <w:rPr>
          <w:rtl w:val="0"/>
        </w:rPr>
      </w:r>
    </w:p>
    <w:p w:rsidR="00000000" w:rsidDel="00000000" w:rsidP="00000000" w:rsidRDefault="00000000" w:rsidRPr="00000000" w14:paraId="000000B8">
      <w:pPr>
        <w:ind w:firstLine="0"/>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578"/>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Table 2: Mission Statement.</w:t>
      </w:r>
    </w:p>
    <w:tbl>
      <w:tblPr>
        <w:tblStyle w:val="Table3"/>
        <w:tblpPr w:leftFromText="141" w:rightFromText="141" w:topFromText="0" w:bottomFromText="0" w:vertAnchor="text" w:horzAnchor="text" w:tblpX="0" w:tblpY="0"/>
        <w:tblW w:w="8500.0" w:type="dxa"/>
        <w:jc w:val="left"/>
        <w:tblLayout w:type="fixed"/>
        <w:tblLook w:val="0400"/>
      </w:tblPr>
      <w:tblGrid>
        <w:gridCol w:w="2972"/>
        <w:gridCol w:w="5528"/>
        <w:tblGridChange w:id="0">
          <w:tblGrid>
            <w:gridCol w:w="2972"/>
            <w:gridCol w:w="5528"/>
          </w:tblGrid>
        </w:tblGridChange>
      </w:tblGrid>
      <w:tr>
        <w:trPr>
          <w:cantSplit w:val="0"/>
          <w:trHeight w:val="1279" w:hRule="atLeast"/>
          <w:tblHeader w:val="0"/>
        </w:trPr>
        <w:tc>
          <w:tcPr>
            <w:tcBorders>
              <w:top w:color="000000" w:space="0" w:sz="4" w:val="single"/>
            </w:tcBorders>
            <w:shd w:fill="auto" w:val="clear"/>
          </w:tcPr>
          <w:p w:rsidR="00000000" w:rsidDel="00000000" w:rsidP="00000000" w:rsidRDefault="00000000" w:rsidRPr="00000000" w14:paraId="000000BB">
            <w:pPr>
              <w:spacing w:after="120" w:before="120" w:line="240" w:lineRule="auto"/>
              <w:ind w:firstLine="0"/>
              <w:jc w:val="left"/>
              <w:rPr>
                <w:b w:val="1"/>
                <w:color w:val="000000"/>
                <w:sz w:val="24"/>
                <w:szCs w:val="24"/>
              </w:rPr>
            </w:pPr>
            <w:r w:rsidDel="00000000" w:rsidR="00000000" w:rsidRPr="00000000">
              <w:rPr>
                <w:b w:val="1"/>
                <w:color w:val="000000"/>
                <w:sz w:val="24"/>
                <w:szCs w:val="24"/>
                <w:rtl w:val="0"/>
              </w:rPr>
              <w:t xml:space="preserve">Product Opportunity Gap</w:t>
            </w:r>
          </w:p>
        </w:tc>
        <w:tc>
          <w:tcPr>
            <w:tcBorders>
              <w:top w:color="000000" w:space="0" w:sz="4" w:val="single"/>
            </w:tcBorders>
            <w:shd w:fill="auto" w:val="clear"/>
          </w:tcPr>
          <w:p w:rsidR="00000000" w:rsidDel="00000000" w:rsidP="00000000" w:rsidRDefault="00000000" w:rsidRPr="00000000" w14:paraId="000000BC">
            <w:pPr>
              <w:spacing w:after="240" w:before="120" w:line="276" w:lineRule="auto"/>
              <w:ind w:left="190" w:right="451" w:firstLine="0"/>
              <w:jc w:val="left"/>
              <w:rPr>
                <w:color w:val="000000"/>
              </w:rPr>
            </w:pPr>
            <w:r w:rsidDel="00000000" w:rsidR="00000000" w:rsidRPr="00000000">
              <w:rPr>
                <w:color w:val="000000"/>
                <w:rtl w:val="0"/>
              </w:rPr>
              <w:t xml:space="preserve">HDPE bottle collection and pre-cleaning station for low-income communities to reduce the water and energy consumption of the recycling process in the facility.</w:t>
            </w:r>
          </w:p>
        </w:tc>
      </w:tr>
      <w:tr>
        <w:trPr>
          <w:cantSplit w:val="0"/>
          <w:trHeight w:val="1316" w:hRule="atLeast"/>
          <w:tblHeader w:val="0"/>
        </w:trPr>
        <w:tc>
          <w:tcPr>
            <w:shd w:fill="auto" w:val="clear"/>
          </w:tcPr>
          <w:p w:rsidR="00000000" w:rsidDel="00000000" w:rsidP="00000000" w:rsidRDefault="00000000" w:rsidRPr="00000000" w14:paraId="000000BD">
            <w:pPr>
              <w:spacing w:after="0" w:line="240" w:lineRule="auto"/>
              <w:ind w:firstLine="0"/>
              <w:jc w:val="left"/>
              <w:rPr>
                <w:b w:val="1"/>
                <w:color w:val="000000"/>
                <w:sz w:val="24"/>
                <w:szCs w:val="24"/>
              </w:rPr>
            </w:pPr>
            <w:r w:rsidDel="00000000" w:rsidR="00000000" w:rsidRPr="00000000">
              <w:rPr>
                <w:b w:val="1"/>
                <w:color w:val="000000"/>
                <w:sz w:val="24"/>
                <w:szCs w:val="24"/>
                <w:rtl w:val="0"/>
              </w:rPr>
              <w:t xml:space="preserve">Benefit Proposition</w:t>
            </w:r>
          </w:p>
        </w:tc>
        <w:tc>
          <w:tcPr>
            <w:shd w:fill="auto" w:val="clear"/>
          </w:tcPr>
          <w:p w:rsidR="00000000" w:rsidDel="00000000" w:rsidP="00000000" w:rsidRDefault="00000000" w:rsidRPr="00000000" w14:paraId="000000B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47" w:right="451" w:hanging="283"/>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Reducing health risks to humans, animals and other living organisms</w:t>
            </w:r>
          </w:p>
          <w:p w:rsidR="00000000" w:rsidDel="00000000" w:rsidP="00000000" w:rsidRDefault="00000000" w:rsidRPr="00000000" w14:paraId="000000B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47" w:right="451" w:hanging="283"/>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Saving limited raw materials</w:t>
            </w:r>
          </w:p>
          <w:p w:rsidR="00000000" w:rsidDel="00000000" w:rsidP="00000000" w:rsidRDefault="00000000" w:rsidRPr="00000000" w14:paraId="000000C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47" w:right="451" w:hanging="283"/>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New job opportunities in the recycling sector,</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447" w:right="451"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especially when scaling up</w:t>
            </w:r>
          </w:p>
        </w:tc>
      </w:tr>
      <w:tr>
        <w:trPr>
          <w:cantSplit w:val="0"/>
          <w:trHeight w:val="663" w:hRule="atLeast"/>
          <w:tblHeader w:val="0"/>
        </w:trPr>
        <w:tc>
          <w:tcPr>
            <w:shd w:fill="auto" w:val="clear"/>
          </w:tcPr>
          <w:p w:rsidR="00000000" w:rsidDel="00000000" w:rsidP="00000000" w:rsidRDefault="00000000" w:rsidRPr="00000000" w14:paraId="000000C2">
            <w:pPr>
              <w:spacing w:after="0" w:line="240" w:lineRule="auto"/>
              <w:ind w:firstLine="0"/>
              <w:jc w:val="left"/>
              <w:rPr>
                <w:b w:val="1"/>
                <w:color w:val="000000"/>
                <w:sz w:val="24"/>
                <w:szCs w:val="24"/>
              </w:rPr>
            </w:pPr>
            <w:r w:rsidDel="00000000" w:rsidR="00000000" w:rsidRPr="00000000">
              <w:rPr>
                <w:b w:val="1"/>
                <w:color w:val="000000"/>
                <w:sz w:val="24"/>
                <w:szCs w:val="24"/>
                <w:rtl w:val="0"/>
              </w:rPr>
              <w:t xml:space="preserve">Key Business Goals</w:t>
            </w:r>
          </w:p>
        </w:tc>
        <w:tc>
          <w:tcPr>
            <w:shd w:fill="auto" w:val="clear"/>
          </w:tcPr>
          <w:p w:rsidR="00000000" w:rsidDel="00000000" w:rsidP="00000000" w:rsidRDefault="00000000" w:rsidRPr="00000000" w14:paraId="000000C3">
            <w:pPr>
              <w:spacing w:after="240" w:line="276" w:lineRule="auto"/>
              <w:ind w:left="190" w:right="451" w:firstLine="0"/>
              <w:jc w:val="left"/>
              <w:rPr>
                <w:color w:val="000000"/>
              </w:rPr>
            </w:pPr>
            <w:r w:rsidDel="00000000" w:rsidR="00000000" w:rsidRPr="00000000">
              <w:rPr>
                <w:color w:val="000000"/>
                <w:rtl w:val="0"/>
              </w:rPr>
              <w:t xml:space="preserve">Design and prototyping of a working system by the end of October 2023. Installation and user instructions at target area by the end of November 2023.</w:t>
            </w:r>
          </w:p>
        </w:tc>
      </w:tr>
      <w:tr>
        <w:trPr>
          <w:cantSplit w:val="0"/>
          <w:trHeight w:val="808" w:hRule="atLeast"/>
          <w:tblHeader w:val="0"/>
        </w:trPr>
        <w:tc>
          <w:tcPr>
            <w:shd w:fill="auto" w:val="clear"/>
          </w:tcPr>
          <w:p w:rsidR="00000000" w:rsidDel="00000000" w:rsidP="00000000" w:rsidRDefault="00000000" w:rsidRPr="00000000" w14:paraId="000000C4">
            <w:pPr>
              <w:spacing w:after="0" w:line="240" w:lineRule="auto"/>
              <w:ind w:firstLine="0"/>
              <w:jc w:val="left"/>
              <w:rPr>
                <w:b w:val="1"/>
                <w:color w:val="000000"/>
                <w:sz w:val="24"/>
                <w:szCs w:val="24"/>
              </w:rPr>
            </w:pPr>
            <w:r w:rsidDel="00000000" w:rsidR="00000000" w:rsidRPr="00000000">
              <w:rPr>
                <w:b w:val="1"/>
                <w:color w:val="000000"/>
                <w:sz w:val="24"/>
                <w:szCs w:val="24"/>
                <w:rtl w:val="0"/>
              </w:rPr>
              <w:t xml:space="preserve">Target Market</w:t>
            </w:r>
          </w:p>
        </w:tc>
        <w:tc>
          <w:tcPr>
            <w:shd w:fill="auto" w:val="clear"/>
          </w:tcPr>
          <w:p w:rsidR="00000000" w:rsidDel="00000000" w:rsidP="00000000" w:rsidRDefault="00000000" w:rsidRPr="00000000" w14:paraId="000000C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47" w:right="451" w:hanging="283"/>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Beverage manufacturers </w:t>
            </w:r>
          </w:p>
          <w:p w:rsidR="00000000" w:rsidDel="00000000" w:rsidP="00000000" w:rsidRDefault="00000000" w:rsidRPr="00000000" w14:paraId="000000C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47" w:right="451" w:hanging="283"/>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Plastic Manufacturers</w:t>
            </w:r>
          </w:p>
          <w:p w:rsidR="00000000" w:rsidDel="00000000" w:rsidP="00000000" w:rsidRDefault="00000000" w:rsidRPr="00000000" w14:paraId="000000C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47" w:right="451" w:hanging="283"/>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Municipality</w:t>
            </w:r>
          </w:p>
          <w:p w:rsidR="00000000" w:rsidDel="00000000" w:rsidP="00000000" w:rsidRDefault="00000000" w:rsidRPr="00000000" w14:paraId="000000C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line="276" w:lineRule="auto"/>
              <w:ind w:left="447" w:right="451" w:hanging="283"/>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NGOs</w:t>
            </w:r>
          </w:p>
        </w:tc>
      </w:tr>
      <w:tr>
        <w:trPr>
          <w:cantSplit w:val="0"/>
          <w:trHeight w:val="1678" w:hRule="atLeast"/>
          <w:tblHeader w:val="0"/>
        </w:trPr>
        <w:tc>
          <w:tcPr>
            <w:shd w:fill="auto" w:val="clear"/>
          </w:tcPr>
          <w:p w:rsidR="00000000" w:rsidDel="00000000" w:rsidP="00000000" w:rsidRDefault="00000000" w:rsidRPr="00000000" w14:paraId="000000C9">
            <w:pPr>
              <w:spacing w:after="0" w:line="240" w:lineRule="auto"/>
              <w:ind w:firstLine="0"/>
              <w:jc w:val="left"/>
              <w:rPr>
                <w:b w:val="1"/>
                <w:color w:val="000000"/>
                <w:sz w:val="24"/>
                <w:szCs w:val="24"/>
              </w:rPr>
            </w:pPr>
            <w:r w:rsidDel="00000000" w:rsidR="00000000" w:rsidRPr="00000000">
              <w:rPr>
                <w:b w:val="1"/>
                <w:color w:val="000000"/>
                <w:sz w:val="24"/>
                <w:szCs w:val="24"/>
                <w:rtl w:val="0"/>
              </w:rPr>
              <w:t xml:space="preserve">Assumptions &amp; </w:t>
            </w:r>
          </w:p>
          <w:p w:rsidR="00000000" w:rsidDel="00000000" w:rsidP="00000000" w:rsidRDefault="00000000" w:rsidRPr="00000000" w14:paraId="000000CA">
            <w:pPr>
              <w:spacing w:after="0" w:line="240" w:lineRule="auto"/>
              <w:ind w:firstLine="0"/>
              <w:jc w:val="left"/>
              <w:rPr>
                <w:b w:val="1"/>
                <w:color w:val="000000"/>
                <w:sz w:val="24"/>
                <w:szCs w:val="24"/>
              </w:rPr>
            </w:pPr>
            <w:r w:rsidDel="00000000" w:rsidR="00000000" w:rsidRPr="00000000">
              <w:rPr>
                <w:b w:val="1"/>
                <w:color w:val="000000"/>
                <w:sz w:val="24"/>
                <w:szCs w:val="24"/>
                <w:rtl w:val="0"/>
              </w:rPr>
              <w:t xml:space="preserve">Constraints</w:t>
            </w:r>
          </w:p>
        </w:tc>
        <w:tc>
          <w:tcPr>
            <w:shd w:fill="auto" w:val="clear"/>
          </w:tcPr>
          <w:p w:rsidR="00000000" w:rsidDel="00000000" w:rsidP="00000000" w:rsidRDefault="00000000" w:rsidRPr="00000000" w14:paraId="000000C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47" w:right="451" w:hanging="283"/>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Limited access to running water / electricity </w:t>
            </w:r>
          </w:p>
          <w:p w:rsidR="00000000" w:rsidDel="00000000" w:rsidP="00000000" w:rsidRDefault="00000000" w:rsidRPr="00000000" w14:paraId="000000C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47" w:right="451" w:hanging="283"/>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Equipment is secured but theft rate is high</w:t>
            </w:r>
          </w:p>
          <w:p w:rsidR="00000000" w:rsidDel="00000000" w:rsidP="00000000" w:rsidRDefault="00000000" w:rsidRPr="00000000" w14:paraId="000000C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47" w:right="451" w:hanging="283"/>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Limited material availability</w:t>
            </w:r>
          </w:p>
          <w:p w:rsidR="00000000" w:rsidDel="00000000" w:rsidP="00000000" w:rsidRDefault="00000000" w:rsidRPr="00000000" w14:paraId="000000C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47" w:right="451" w:hanging="283"/>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Development and Prototyping budget ~2000CHF</w:t>
            </w:r>
          </w:p>
          <w:p w:rsidR="00000000" w:rsidDel="00000000" w:rsidP="00000000" w:rsidRDefault="00000000" w:rsidRPr="00000000" w14:paraId="000000C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47" w:right="451" w:hanging="283"/>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Target region: Low-income countries</w:t>
            </w:r>
          </w:p>
          <w:p w:rsidR="00000000" w:rsidDel="00000000" w:rsidP="00000000" w:rsidRDefault="00000000" w:rsidRPr="00000000" w14:paraId="000000D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line="276" w:lineRule="auto"/>
              <w:ind w:left="447" w:right="451" w:hanging="283"/>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Optimally operates with Super Maheu bottles</w:t>
            </w:r>
          </w:p>
        </w:tc>
      </w:tr>
      <w:tr>
        <w:trPr>
          <w:cantSplit w:val="0"/>
          <w:trHeight w:val="1095" w:hRule="atLeast"/>
          <w:tblHeader w:val="0"/>
        </w:trPr>
        <w:tc>
          <w:tcPr>
            <w:tcBorders>
              <w:bottom w:color="000000" w:space="0" w:sz="4" w:val="single"/>
            </w:tcBorders>
            <w:shd w:fill="auto" w:val="clear"/>
          </w:tcPr>
          <w:p w:rsidR="00000000" w:rsidDel="00000000" w:rsidP="00000000" w:rsidRDefault="00000000" w:rsidRPr="00000000" w14:paraId="000000D1">
            <w:pPr>
              <w:spacing w:after="0" w:line="240" w:lineRule="auto"/>
              <w:ind w:firstLine="0"/>
              <w:jc w:val="left"/>
              <w:rPr>
                <w:b w:val="1"/>
                <w:color w:val="000000"/>
                <w:sz w:val="24"/>
                <w:szCs w:val="24"/>
              </w:rPr>
            </w:pPr>
            <w:r w:rsidDel="00000000" w:rsidR="00000000" w:rsidRPr="00000000">
              <w:rPr>
                <w:b w:val="1"/>
                <w:color w:val="000000"/>
                <w:sz w:val="24"/>
                <w:szCs w:val="24"/>
                <w:rtl w:val="0"/>
              </w:rPr>
              <w:t xml:space="preserve">Stakeholders</w:t>
            </w:r>
          </w:p>
        </w:tc>
        <w:tc>
          <w:tcPr>
            <w:tcBorders>
              <w:bottom w:color="000000" w:space="0" w:sz="4" w:val="single"/>
            </w:tcBorders>
            <w:shd w:fill="auto" w:val="clear"/>
          </w:tcPr>
          <w:p w:rsidR="00000000" w:rsidDel="00000000" w:rsidP="00000000" w:rsidRDefault="00000000" w:rsidRPr="00000000" w14:paraId="000000D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47" w:right="451" w:hanging="283"/>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Beverage manufacturers </w:t>
            </w:r>
          </w:p>
          <w:p w:rsidR="00000000" w:rsidDel="00000000" w:rsidP="00000000" w:rsidRDefault="00000000" w:rsidRPr="00000000" w14:paraId="000000D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47" w:right="451" w:hanging="283"/>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Plastic Manufacturers</w:t>
            </w:r>
          </w:p>
          <w:p w:rsidR="00000000" w:rsidDel="00000000" w:rsidP="00000000" w:rsidRDefault="00000000" w:rsidRPr="00000000" w14:paraId="000000D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47" w:right="451" w:hanging="283"/>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Municipality</w:t>
            </w:r>
          </w:p>
          <w:p w:rsidR="00000000" w:rsidDel="00000000" w:rsidP="00000000" w:rsidRDefault="00000000" w:rsidRPr="00000000" w14:paraId="000000D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47" w:right="451" w:hanging="283"/>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NGOs</w:t>
            </w:r>
          </w:p>
          <w:p w:rsidR="00000000" w:rsidDel="00000000" w:rsidP="00000000" w:rsidRDefault="00000000" w:rsidRPr="00000000" w14:paraId="000000D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47" w:right="451" w:hanging="283"/>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Tavern Mamas</w:t>
            </w:r>
          </w:p>
          <w:p w:rsidR="00000000" w:rsidDel="00000000" w:rsidP="00000000" w:rsidRDefault="00000000" w:rsidRPr="00000000" w14:paraId="000000D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47" w:right="451" w:hanging="283"/>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Informal recyclers</w:t>
            </w:r>
          </w:p>
          <w:p w:rsidR="00000000" w:rsidDel="00000000" w:rsidP="00000000" w:rsidRDefault="00000000" w:rsidRPr="00000000" w14:paraId="000000D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47" w:right="451" w:hanging="283"/>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Transport contractor</w:t>
            </w:r>
          </w:p>
          <w:p w:rsidR="00000000" w:rsidDel="00000000" w:rsidP="00000000" w:rsidRDefault="00000000" w:rsidRPr="00000000" w14:paraId="000000D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447" w:right="451" w:hanging="283"/>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Households</w:t>
            </w:r>
          </w:p>
        </w:tc>
      </w:tr>
    </w:tbl>
    <w:p w:rsidR="00000000" w:rsidDel="00000000" w:rsidP="00000000" w:rsidRDefault="00000000" w:rsidRPr="00000000" w14:paraId="000000DA">
      <w:pPr>
        <w:rPr>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B">
      <w:pPr>
        <w:pStyle w:val="Heading3"/>
        <w:numPr>
          <w:ilvl w:val="2"/>
          <w:numId w:val="12"/>
        </w:numPr>
        <w:ind w:left="720" w:hanging="720"/>
        <w:rPr/>
      </w:pPr>
      <w:bookmarkStart w:colFirst="0" w:colLast="0" w:name="_heading=h.3rdcrjn" w:id="14"/>
      <w:bookmarkEnd w:id="14"/>
      <w:r w:rsidDel="00000000" w:rsidR="00000000" w:rsidRPr="00000000">
        <w:rPr>
          <w:rtl w:val="0"/>
        </w:rPr>
        <w:t xml:space="preserve">User Needs</w:t>
      </w:r>
    </w:p>
    <w:p w:rsidR="00000000" w:rsidDel="00000000" w:rsidP="00000000" w:rsidRDefault="00000000" w:rsidRPr="00000000" w14:paraId="000000DC">
      <w:pPr>
        <w:rPr/>
      </w:pPr>
      <w:r w:rsidDel="00000000" w:rsidR="00000000" w:rsidRPr="00000000">
        <w:rPr>
          <w:rtl w:val="0"/>
        </w:rPr>
        <w:t xml:space="preserve">The collection of user needs is crucial for the development of a user-centered product. This allows to address the desires and requests of a user before the design phase is initiated. Prior to this thesis, Lin Boynton has carried out a Focus Group Discussion where a set of Tavern Mamas participated. Their statements have been collected and transformed into a series of user needs. Further, discussions with WASTE Advisors and the project board were held to identify more user needs that were not yet addressed by the Focus Group.</w:t>
      </w:r>
    </w:p>
    <w:p w:rsidR="00000000" w:rsidDel="00000000" w:rsidP="00000000" w:rsidRDefault="00000000" w:rsidRPr="00000000" w14:paraId="000000DD">
      <w:pPr>
        <w:rPr/>
      </w:pPr>
      <w:r w:rsidDel="00000000" w:rsidR="00000000" w:rsidRPr="00000000">
        <w:rPr>
          <w:highlight w:val="yellow"/>
          <w:rtl w:val="0"/>
        </w:rPr>
        <w:t xml:space="preserve">Table XX</w:t>
      </w:r>
      <w:r w:rsidDel="00000000" w:rsidR="00000000" w:rsidRPr="00000000">
        <w:rPr>
          <w:rtl w:val="0"/>
        </w:rPr>
        <w:t xml:space="preserve"> depicts the 29 identified user needs. Primary user needs are specified in detail with several secondary needs that are ranked with an importance level ranging from 1-5. The ranking was based on the statements received. Repetitive and highlighted statements were ranked higher than rarely mentioned ones. Further, a special focus was put on safety during use, useability of the device, and budget boundaries. The final interpretation was performed by the author of this thesis.</w:t>
      </w:r>
    </w:p>
    <w:p w:rsidR="00000000" w:rsidDel="00000000" w:rsidP="00000000" w:rsidRDefault="00000000" w:rsidRPr="00000000" w14:paraId="000000DE">
      <w:pPr>
        <w:pStyle w:val="Heading3"/>
        <w:numPr>
          <w:ilvl w:val="2"/>
          <w:numId w:val="12"/>
        </w:numPr>
        <w:ind w:left="720" w:hanging="720"/>
        <w:rPr/>
      </w:pPr>
      <w:bookmarkStart w:colFirst="0" w:colLast="0" w:name="_heading=h.26in1rg" w:id="15"/>
      <w:bookmarkEnd w:id="15"/>
      <w:r w:rsidDel="00000000" w:rsidR="00000000" w:rsidRPr="00000000">
        <w:rPr>
          <w:rtl w:val="0"/>
        </w:rPr>
        <w:t xml:space="preserve">Activity Diagram</w:t>
      </w:r>
    </w:p>
    <w:p w:rsidR="00000000" w:rsidDel="00000000" w:rsidP="00000000" w:rsidRDefault="00000000" w:rsidRPr="00000000" w14:paraId="000000DF">
      <w:pPr>
        <w:rPr/>
      </w:pPr>
      <w:r w:rsidDel="00000000" w:rsidR="00000000" w:rsidRPr="00000000">
        <w:rPr>
          <w:rtl w:val="0"/>
        </w:rPr>
        <w:t xml:space="preserve">As mentioned in Chapter </w:t>
      </w:r>
      <w:r w:rsidDel="00000000" w:rsidR="00000000" w:rsidRPr="00000000">
        <w:rPr>
          <w:highlight w:val="yellow"/>
          <w:rtl w:val="0"/>
        </w:rPr>
        <w:t xml:space="preserve">XX</w:t>
      </w:r>
      <w:r w:rsidDel="00000000" w:rsidR="00000000" w:rsidRPr="00000000">
        <w:rPr>
          <w:rtl w:val="0"/>
        </w:rPr>
        <w:t xml:space="preserve">, an Activity Diagram is generated next. It summarizes the typical activities that arise around the product between its manufacturing and the end-of-life. In Figure </w:t>
      </w:r>
      <w:r w:rsidDel="00000000" w:rsidR="00000000" w:rsidRPr="00000000">
        <w:rPr>
          <w:highlight w:val="yellow"/>
          <w:rtl w:val="0"/>
        </w:rPr>
        <w:t xml:space="preserve">XX</w:t>
      </w:r>
      <w:r w:rsidDel="00000000" w:rsidR="00000000" w:rsidRPr="00000000">
        <w:rPr>
          <w:rtl w:val="0"/>
        </w:rPr>
        <w:t xml:space="preserve">, the expected activities of the HDPE pre-cleaning station are depicted. Since the device needs a material input (HDPE bottles) to function, the activity cycle for the bottles is added for further clarification. This leads to the interface between the device and the bottles in which the user is actively taking part. As depicted, a circular economy is desired for the HDPE bottles while the device itself is desirably repairable several times before it reaches its end-of-life.</w:t>
      </w:r>
    </w:p>
    <w:p w:rsidR="00000000" w:rsidDel="00000000" w:rsidP="00000000" w:rsidRDefault="00000000" w:rsidRPr="00000000" w14:paraId="000000E0">
      <w:pPr>
        <w:rPr/>
      </w:pPr>
      <w:r w:rsidDel="00000000" w:rsidR="00000000" w:rsidRPr="00000000">
        <w:br w:type="page"/>
      </w:r>
      <w:r w:rsidDel="00000000" w:rsidR="00000000" w:rsidRPr="00000000">
        <w:rPr>
          <w:rtl w:val="0"/>
        </w:rPr>
      </w:r>
    </w:p>
    <w:p w:rsidR="00000000" w:rsidDel="00000000" w:rsidP="00000000" w:rsidRDefault="00000000" w:rsidRPr="00000000" w14:paraId="000000E1">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578"/>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Table 3: User Needs.</w:t>
      </w:r>
    </w:p>
    <w:tbl>
      <w:tblPr>
        <w:tblStyle w:val="Table4"/>
        <w:tblW w:w="8499.999999999998" w:type="dxa"/>
        <w:jc w:val="left"/>
        <w:tblLayout w:type="fixed"/>
        <w:tblLook w:val="0400"/>
      </w:tblPr>
      <w:tblGrid>
        <w:gridCol w:w="6658"/>
        <w:gridCol w:w="708"/>
        <w:gridCol w:w="1134"/>
        <w:tblGridChange w:id="0">
          <w:tblGrid>
            <w:gridCol w:w="6658"/>
            <w:gridCol w:w="708"/>
            <w:gridCol w:w="1134"/>
          </w:tblGrid>
        </w:tblGridChange>
      </w:tblGrid>
      <w:tr>
        <w:trPr>
          <w:cantSplit w:val="0"/>
          <w:trHeight w:val="77" w:hRule="atLeast"/>
          <w:tblHeader w:val="0"/>
        </w:trPr>
        <w:tc>
          <w:tcPr>
            <w:tcBorders>
              <w:top w:color="000000" w:space="0" w:sz="4" w:val="single"/>
              <w:bottom w:color="000000" w:space="0" w:sz="4" w:val="single"/>
            </w:tcBorders>
            <w:shd w:fill="auto" w:val="clear"/>
            <w:vAlign w:val="bottom"/>
          </w:tcPr>
          <w:p w:rsidR="00000000" w:rsidDel="00000000" w:rsidP="00000000" w:rsidRDefault="00000000" w:rsidRPr="00000000" w14:paraId="000000E2">
            <w:pPr>
              <w:spacing w:after="120" w:line="240" w:lineRule="auto"/>
              <w:ind w:firstLine="0"/>
              <w:jc w:val="left"/>
              <w:rPr>
                <w:b w:val="1"/>
                <w:color w:val="000000"/>
              </w:rPr>
            </w:pPr>
            <w:r w:rsidDel="00000000" w:rsidR="00000000" w:rsidRPr="00000000">
              <w:rPr>
                <w:b w:val="1"/>
                <w:color w:val="000000"/>
                <w:rtl w:val="0"/>
              </w:rPr>
              <w:t xml:space="preserve">Need</w:t>
            </w:r>
          </w:p>
        </w:tc>
        <w:tc>
          <w:tcPr>
            <w:tcBorders>
              <w:top w:color="000000" w:space="0" w:sz="4" w:val="single"/>
              <w:bottom w:color="000000" w:space="0" w:sz="4" w:val="single"/>
            </w:tcBorders>
            <w:shd w:fill="auto" w:val="clear"/>
            <w:vAlign w:val="bottom"/>
          </w:tcPr>
          <w:p w:rsidR="00000000" w:rsidDel="00000000" w:rsidP="00000000" w:rsidRDefault="00000000" w:rsidRPr="00000000" w14:paraId="000000E3">
            <w:pPr>
              <w:spacing w:after="120" w:line="240" w:lineRule="auto"/>
              <w:ind w:firstLine="0"/>
              <w:jc w:val="left"/>
              <w:rPr>
                <w:b w:val="1"/>
                <w:color w:val="000000"/>
              </w:rPr>
            </w:pPr>
            <w:r w:rsidDel="00000000" w:rsidR="00000000" w:rsidRPr="00000000">
              <w:rPr>
                <w:b w:val="1"/>
                <w:color w:val="000000"/>
                <w:rtl w:val="0"/>
              </w:rPr>
              <w:t xml:space="preserve">No.</w:t>
            </w:r>
          </w:p>
        </w:tc>
        <w:tc>
          <w:tcPr>
            <w:tcBorders>
              <w:top w:color="000000" w:space="0" w:sz="4" w:val="single"/>
              <w:bottom w:color="000000" w:space="0" w:sz="4" w:val="single"/>
            </w:tcBorders>
            <w:shd w:fill="auto" w:val="clear"/>
            <w:vAlign w:val="bottom"/>
          </w:tcPr>
          <w:p w:rsidR="00000000" w:rsidDel="00000000" w:rsidP="00000000" w:rsidRDefault="00000000" w:rsidRPr="00000000" w14:paraId="000000E4">
            <w:pPr>
              <w:spacing w:after="120" w:line="240" w:lineRule="auto"/>
              <w:ind w:firstLine="0"/>
              <w:jc w:val="left"/>
              <w:rPr>
                <w:b w:val="1"/>
                <w:color w:val="000000"/>
              </w:rPr>
            </w:pPr>
            <w:r w:rsidDel="00000000" w:rsidR="00000000" w:rsidRPr="00000000">
              <w:rPr>
                <w:b w:val="1"/>
                <w:color w:val="000000"/>
                <w:rtl w:val="0"/>
              </w:rPr>
              <w:t xml:space="preserve">Rank</w:t>
            </w:r>
          </w:p>
        </w:tc>
      </w:tr>
      <w:tr>
        <w:trPr>
          <w:cantSplit w:val="0"/>
          <w:trHeight w:val="315" w:hRule="atLeast"/>
          <w:tblHeader w:val="0"/>
        </w:trPr>
        <w:tc>
          <w:tcPr>
            <w:tcBorders>
              <w:top w:color="000000" w:space="0" w:sz="4" w:val="single"/>
            </w:tcBorders>
            <w:shd w:fill="auto" w:val="clear"/>
          </w:tcPr>
          <w:p w:rsidR="00000000" w:rsidDel="00000000" w:rsidP="00000000" w:rsidRDefault="00000000" w:rsidRPr="00000000" w14:paraId="000000E5">
            <w:pPr>
              <w:spacing w:after="120" w:before="60" w:line="240" w:lineRule="auto"/>
              <w:ind w:firstLine="0"/>
              <w:jc w:val="left"/>
              <w:rPr>
                <w:b w:val="1"/>
                <w:color w:val="000000"/>
              </w:rPr>
            </w:pPr>
            <w:r w:rsidDel="00000000" w:rsidR="00000000" w:rsidRPr="00000000">
              <w:rPr>
                <w:b w:val="1"/>
                <w:color w:val="000000"/>
                <w:rtl w:val="0"/>
              </w:rPr>
              <w:t xml:space="preserve">The materials of the device endure the wear and tear of everyday use</w:t>
            </w:r>
          </w:p>
        </w:tc>
        <w:tc>
          <w:tcPr>
            <w:tcBorders>
              <w:top w:color="000000" w:space="0" w:sz="4" w:val="single"/>
            </w:tcBorders>
            <w:shd w:fill="auto" w:val="clear"/>
          </w:tcPr>
          <w:p w:rsidR="00000000" w:rsidDel="00000000" w:rsidP="00000000" w:rsidRDefault="00000000" w:rsidRPr="00000000" w14:paraId="000000E6">
            <w:pPr>
              <w:spacing w:after="0" w:line="240" w:lineRule="auto"/>
              <w:ind w:firstLine="0"/>
              <w:jc w:val="left"/>
              <w:rPr>
                <w:color w:val="000000"/>
                <w:sz w:val="20"/>
                <w:szCs w:val="20"/>
              </w:rPr>
            </w:pPr>
            <w:r w:rsidDel="00000000" w:rsidR="00000000" w:rsidRPr="00000000">
              <w:rPr>
                <w:color w:val="000000"/>
                <w:sz w:val="20"/>
                <w:szCs w:val="20"/>
                <w:rtl w:val="0"/>
              </w:rPr>
              <w:t xml:space="preserve"> </w:t>
            </w:r>
          </w:p>
        </w:tc>
        <w:tc>
          <w:tcPr>
            <w:tcBorders>
              <w:top w:color="000000" w:space="0" w:sz="4" w:val="single"/>
            </w:tcBorders>
            <w:shd w:fill="auto" w:val="clear"/>
          </w:tcPr>
          <w:p w:rsidR="00000000" w:rsidDel="00000000" w:rsidP="00000000" w:rsidRDefault="00000000" w:rsidRPr="00000000" w14:paraId="000000E7">
            <w:pPr>
              <w:spacing w:after="0" w:line="240" w:lineRule="auto"/>
              <w:ind w:firstLine="0"/>
              <w:jc w:val="left"/>
              <w:rPr>
                <w:color w:val="000000"/>
                <w:sz w:val="20"/>
                <w:szCs w:val="20"/>
              </w:rPr>
            </w:pPr>
            <w:r w:rsidDel="00000000" w:rsidR="00000000" w:rsidRPr="00000000">
              <w:rPr>
                <w:color w:val="000000"/>
                <w:sz w:val="20"/>
                <w:szCs w:val="20"/>
                <w:rtl w:val="0"/>
              </w:rPr>
              <w:t xml:space="preserve"> </w:t>
            </w:r>
          </w:p>
        </w:tc>
      </w:tr>
      <w:tr>
        <w:trPr>
          <w:cantSplit w:val="0"/>
          <w:trHeight w:val="315" w:hRule="atLeast"/>
          <w:tblHeader w:val="0"/>
        </w:trPr>
        <w:tc>
          <w:tcPr>
            <w:shd w:fill="auto" w:val="clear"/>
          </w:tcPr>
          <w:p w:rsidR="00000000" w:rsidDel="00000000" w:rsidP="00000000" w:rsidRDefault="00000000" w:rsidRPr="00000000" w14:paraId="000000E8">
            <w:pPr>
              <w:spacing w:after="80" w:line="240" w:lineRule="auto"/>
              <w:ind w:firstLine="0"/>
              <w:jc w:val="left"/>
              <w:rPr>
                <w:color w:val="000000"/>
              </w:rPr>
            </w:pPr>
            <w:r w:rsidDel="00000000" w:rsidR="00000000" w:rsidRPr="00000000">
              <w:rPr>
                <w:color w:val="000000"/>
                <w:rtl w:val="0"/>
              </w:rPr>
              <w:t xml:space="preserve">The device withstands operational forces without failure</w:t>
            </w:r>
          </w:p>
        </w:tc>
        <w:tc>
          <w:tcPr>
            <w:shd w:fill="auto" w:val="clear"/>
          </w:tcPr>
          <w:p w:rsidR="00000000" w:rsidDel="00000000" w:rsidP="00000000" w:rsidRDefault="00000000" w:rsidRPr="00000000" w14:paraId="000000E9">
            <w:pPr>
              <w:spacing w:after="0" w:line="240" w:lineRule="auto"/>
              <w:ind w:firstLine="0"/>
              <w:jc w:val="left"/>
              <w:rPr>
                <w:color w:val="000000"/>
              </w:rPr>
            </w:pPr>
            <w:r w:rsidDel="00000000" w:rsidR="00000000" w:rsidRPr="00000000">
              <w:rPr>
                <w:color w:val="000000"/>
                <w:rtl w:val="0"/>
              </w:rPr>
              <w:t xml:space="preserve">1</w:t>
            </w:r>
          </w:p>
        </w:tc>
        <w:tc>
          <w:tcPr>
            <w:shd w:fill="auto" w:val="clear"/>
          </w:tcPr>
          <w:p w:rsidR="00000000" w:rsidDel="00000000" w:rsidP="00000000" w:rsidRDefault="00000000" w:rsidRPr="00000000" w14:paraId="000000EA">
            <w:pPr>
              <w:spacing w:after="0" w:line="240" w:lineRule="auto"/>
              <w:ind w:firstLine="0"/>
              <w:jc w:val="left"/>
              <w:rPr>
                <w:color w:val="000000"/>
              </w:rPr>
            </w:pPr>
            <w:r w:rsidDel="00000000" w:rsidR="00000000" w:rsidRPr="00000000">
              <w:rPr>
                <w:color w:val="000000"/>
                <w:rtl w:val="0"/>
              </w:rPr>
              <w:t xml:space="preserve">*****</w:t>
            </w:r>
          </w:p>
        </w:tc>
      </w:tr>
      <w:tr>
        <w:trPr>
          <w:cantSplit w:val="0"/>
          <w:trHeight w:val="315" w:hRule="atLeast"/>
          <w:tblHeader w:val="0"/>
        </w:trPr>
        <w:tc>
          <w:tcPr>
            <w:shd w:fill="auto" w:val="clear"/>
          </w:tcPr>
          <w:p w:rsidR="00000000" w:rsidDel="00000000" w:rsidP="00000000" w:rsidRDefault="00000000" w:rsidRPr="00000000" w14:paraId="000000EB">
            <w:pPr>
              <w:spacing w:after="80" w:line="240" w:lineRule="auto"/>
              <w:ind w:firstLine="0"/>
              <w:jc w:val="left"/>
              <w:rPr>
                <w:color w:val="000000"/>
              </w:rPr>
            </w:pPr>
            <w:r w:rsidDel="00000000" w:rsidR="00000000" w:rsidRPr="00000000">
              <w:rPr>
                <w:color w:val="000000"/>
                <w:rtl w:val="0"/>
              </w:rPr>
              <w:t xml:space="preserve">The device minimizes the amount of error sources</w:t>
            </w:r>
          </w:p>
        </w:tc>
        <w:tc>
          <w:tcPr>
            <w:shd w:fill="auto" w:val="clear"/>
          </w:tcPr>
          <w:p w:rsidR="00000000" w:rsidDel="00000000" w:rsidP="00000000" w:rsidRDefault="00000000" w:rsidRPr="00000000" w14:paraId="000000EC">
            <w:pPr>
              <w:spacing w:after="0" w:line="240" w:lineRule="auto"/>
              <w:ind w:firstLine="0"/>
              <w:jc w:val="left"/>
              <w:rPr>
                <w:color w:val="000000"/>
              </w:rPr>
            </w:pPr>
            <w:r w:rsidDel="00000000" w:rsidR="00000000" w:rsidRPr="00000000">
              <w:rPr>
                <w:color w:val="000000"/>
                <w:rtl w:val="0"/>
              </w:rPr>
              <w:t xml:space="preserve">2</w:t>
            </w:r>
          </w:p>
        </w:tc>
        <w:tc>
          <w:tcPr>
            <w:shd w:fill="auto" w:val="clear"/>
          </w:tcPr>
          <w:p w:rsidR="00000000" w:rsidDel="00000000" w:rsidP="00000000" w:rsidRDefault="00000000" w:rsidRPr="00000000" w14:paraId="000000ED">
            <w:pPr>
              <w:spacing w:after="0" w:line="240" w:lineRule="auto"/>
              <w:ind w:firstLine="0"/>
              <w:jc w:val="left"/>
              <w:rPr>
                <w:color w:val="000000"/>
              </w:rPr>
            </w:pPr>
            <w:r w:rsidDel="00000000" w:rsidR="00000000" w:rsidRPr="00000000">
              <w:rPr>
                <w:color w:val="000000"/>
                <w:rtl w:val="0"/>
              </w:rPr>
              <w:t xml:space="preserve">****</w:t>
            </w:r>
          </w:p>
        </w:tc>
      </w:tr>
      <w:tr>
        <w:trPr>
          <w:cantSplit w:val="0"/>
          <w:trHeight w:val="315" w:hRule="atLeast"/>
          <w:tblHeader w:val="0"/>
        </w:trPr>
        <w:tc>
          <w:tcPr>
            <w:shd w:fill="auto" w:val="clear"/>
          </w:tcPr>
          <w:p w:rsidR="00000000" w:rsidDel="00000000" w:rsidP="00000000" w:rsidRDefault="00000000" w:rsidRPr="00000000" w14:paraId="000000EE">
            <w:pPr>
              <w:spacing w:after="80" w:line="240" w:lineRule="auto"/>
              <w:ind w:firstLine="0"/>
              <w:jc w:val="left"/>
              <w:rPr>
                <w:color w:val="000000"/>
              </w:rPr>
            </w:pPr>
            <w:r w:rsidDel="00000000" w:rsidR="00000000" w:rsidRPr="00000000">
              <w:rPr>
                <w:color w:val="000000"/>
                <w:rtl w:val="0"/>
              </w:rPr>
              <w:t xml:space="preserve">The device is not susceptible to corrosion</w:t>
            </w:r>
          </w:p>
        </w:tc>
        <w:tc>
          <w:tcPr>
            <w:shd w:fill="auto" w:val="clear"/>
          </w:tcPr>
          <w:p w:rsidR="00000000" w:rsidDel="00000000" w:rsidP="00000000" w:rsidRDefault="00000000" w:rsidRPr="00000000" w14:paraId="000000EF">
            <w:pPr>
              <w:spacing w:after="0" w:line="240" w:lineRule="auto"/>
              <w:ind w:firstLine="0"/>
              <w:jc w:val="left"/>
              <w:rPr>
                <w:color w:val="000000"/>
              </w:rPr>
            </w:pPr>
            <w:r w:rsidDel="00000000" w:rsidR="00000000" w:rsidRPr="00000000">
              <w:rPr>
                <w:color w:val="000000"/>
                <w:rtl w:val="0"/>
              </w:rPr>
              <w:t xml:space="preserve">3</w:t>
            </w:r>
          </w:p>
        </w:tc>
        <w:tc>
          <w:tcPr>
            <w:shd w:fill="auto" w:val="clear"/>
          </w:tcPr>
          <w:p w:rsidR="00000000" w:rsidDel="00000000" w:rsidP="00000000" w:rsidRDefault="00000000" w:rsidRPr="00000000" w14:paraId="000000F0">
            <w:pPr>
              <w:spacing w:after="0" w:line="240" w:lineRule="auto"/>
              <w:ind w:firstLine="0"/>
              <w:jc w:val="left"/>
              <w:rPr>
                <w:color w:val="000000"/>
              </w:rPr>
            </w:pPr>
            <w:r w:rsidDel="00000000" w:rsidR="00000000" w:rsidRPr="00000000">
              <w:rPr>
                <w:color w:val="000000"/>
                <w:rtl w:val="0"/>
              </w:rPr>
              <w:t xml:space="preserve">***</w:t>
            </w:r>
          </w:p>
        </w:tc>
      </w:tr>
      <w:tr>
        <w:trPr>
          <w:cantSplit w:val="0"/>
          <w:trHeight w:val="315" w:hRule="atLeast"/>
          <w:tblHeader w:val="0"/>
        </w:trPr>
        <w:tc>
          <w:tcPr>
            <w:shd w:fill="auto" w:val="clear"/>
          </w:tcPr>
          <w:p w:rsidR="00000000" w:rsidDel="00000000" w:rsidP="00000000" w:rsidRDefault="00000000" w:rsidRPr="00000000" w14:paraId="000000F1">
            <w:pPr>
              <w:spacing w:after="80" w:line="240" w:lineRule="auto"/>
              <w:ind w:firstLine="0"/>
              <w:jc w:val="left"/>
              <w:rPr>
                <w:color w:val="000000"/>
              </w:rPr>
            </w:pPr>
            <w:r w:rsidDel="00000000" w:rsidR="00000000" w:rsidRPr="00000000">
              <w:rPr>
                <w:color w:val="000000"/>
                <w:rtl w:val="0"/>
              </w:rPr>
              <w:t xml:space="preserve">Damaged parts can be easily replaced</w:t>
            </w:r>
          </w:p>
        </w:tc>
        <w:tc>
          <w:tcPr>
            <w:shd w:fill="auto" w:val="clear"/>
          </w:tcPr>
          <w:p w:rsidR="00000000" w:rsidDel="00000000" w:rsidP="00000000" w:rsidRDefault="00000000" w:rsidRPr="00000000" w14:paraId="000000F2">
            <w:pPr>
              <w:spacing w:after="0" w:line="240" w:lineRule="auto"/>
              <w:ind w:firstLine="0"/>
              <w:jc w:val="left"/>
              <w:rPr>
                <w:color w:val="000000"/>
              </w:rPr>
            </w:pPr>
            <w:r w:rsidDel="00000000" w:rsidR="00000000" w:rsidRPr="00000000">
              <w:rPr>
                <w:color w:val="000000"/>
                <w:rtl w:val="0"/>
              </w:rPr>
              <w:t xml:space="preserve">4</w:t>
            </w:r>
          </w:p>
        </w:tc>
        <w:tc>
          <w:tcPr>
            <w:shd w:fill="auto" w:val="clear"/>
          </w:tcPr>
          <w:p w:rsidR="00000000" w:rsidDel="00000000" w:rsidP="00000000" w:rsidRDefault="00000000" w:rsidRPr="00000000" w14:paraId="000000F3">
            <w:pPr>
              <w:spacing w:after="0" w:line="240" w:lineRule="auto"/>
              <w:ind w:firstLine="0"/>
              <w:jc w:val="left"/>
              <w:rPr>
                <w:color w:val="000000"/>
              </w:rPr>
            </w:pPr>
            <w:r w:rsidDel="00000000" w:rsidR="00000000" w:rsidRPr="00000000">
              <w:rPr>
                <w:color w:val="000000"/>
                <w:rtl w:val="0"/>
              </w:rPr>
              <w:t xml:space="preserve">*****</w:t>
            </w:r>
          </w:p>
        </w:tc>
      </w:tr>
      <w:tr>
        <w:trPr>
          <w:cantSplit w:val="0"/>
          <w:trHeight w:val="315" w:hRule="atLeast"/>
          <w:tblHeader w:val="0"/>
        </w:trPr>
        <w:tc>
          <w:tcPr>
            <w:shd w:fill="auto" w:val="clear"/>
          </w:tcPr>
          <w:p w:rsidR="00000000" w:rsidDel="00000000" w:rsidP="00000000" w:rsidRDefault="00000000" w:rsidRPr="00000000" w14:paraId="000000F4">
            <w:pPr>
              <w:spacing w:after="80" w:line="240" w:lineRule="auto"/>
              <w:ind w:firstLine="0"/>
              <w:jc w:val="left"/>
              <w:rPr>
                <w:color w:val="000000"/>
              </w:rPr>
            </w:pPr>
            <w:r w:rsidDel="00000000" w:rsidR="00000000" w:rsidRPr="00000000">
              <w:rPr>
                <w:color w:val="000000"/>
                <w:rtl w:val="0"/>
              </w:rPr>
              <w:t xml:space="preserve">The device is functional over many cycles</w:t>
            </w:r>
          </w:p>
        </w:tc>
        <w:tc>
          <w:tcPr>
            <w:shd w:fill="auto" w:val="clear"/>
          </w:tcPr>
          <w:p w:rsidR="00000000" w:rsidDel="00000000" w:rsidP="00000000" w:rsidRDefault="00000000" w:rsidRPr="00000000" w14:paraId="000000F5">
            <w:pPr>
              <w:spacing w:after="0" w:line="240" w:lineRule="auto"/>
              <w:ind w:firstLine="0"/>
              <w:jc w:val="left"/>
              <w:rPr>
                <w:color w:val="000000"/>
              </w:rPr>
            </w:pPr>
            <w:r w:rsidDel="00000000" w:rsidR="00000000" w:rsidRPr="00000000">
              <w:rPr>
                <w:color w:val="000000"/>
                <w:rtl w:val="0"/>
              </w:rPr>
              <w:t xml:space="preserve">5</w:t>
            </w:r>
          </w:p>
        </w:tc>
        <w:tc>
          <w:tcPr>
            <w:shd w:fill="auto" w:val="clear"/>
          </w:tcPr>
          <w:p w:rsidR="00000000" w:rsidDel="00000000" w:rsidP="00000000" w:rsidRDefault="00000000" w:rsidRPr="00000000" w14:paraId="000000F6">
            <w:pPr>
              <w:spacing w:after="0" w:line="240" w:lineRule="auto"/>
              <w:ind w:firstLine="0"/>
              <w:jc w:val="left"/>
              <w:rPr>
                <w:color w:val="000000"/>
              </w:rPr>
            </w:pPr>
            <w:r w:rsidDel="00000000" w:rsidR="00000000" w:rsidRPr="00000000">
              <w:rPr>
                <w:color w:val="000000"/>
                <w:rtl w:val="0"/>
              </w:rPr>
              <w:t xml:space="preserve">****</w:t>
            </w:r>
          </w:p>
        </w:tc>
      </w:tr>
      <w:tr>
        <w:trPr>
          <w:cantSplit w:val="0"/>
          <w:trHeight w:val="315" w:hRule="atLeast"/>
          <w:tblHeader w:val="0"/>
        </w:trPr>
        <w:tc>
          <w:tcPr>
            <w:shd w:fill="auto" w:val="clear"/>
          </w:tcPr>
          <w:p w:rsidR="00000000" w:rsidDel="00000000" w:rsidP="00000000" w:rsidRDefault="00000000" w:rsidRPr="00000000" w14:paraId="000000F7">
            <w:pPr>
              <w:spacing w:after="80" w:line="240" w:lineRule="auto"/>
              <w:ind w:firstLine="0"/>
              <w:jc w:val="left"/>
              <w:rPr>
                <w:color w:val="000000"/>
              </w:rPr>
            </w:pPr>
            <w:r w:rsidDel="00000000" w:rsidR="00000000" w:rsidRPr="00000000">
              <w:rPr>
                <w:color w:val="000000"/>
                <w:rtl w:val="0"/>
              </w:rPr>
              <w:t xml:space="preserve">The device withstands strong wind and external pushes</w:t>
            </w:r>
          </w:p>
        </w:tc>
        <w:tc>
          <w:tcPr>
            <w:shd w:fill="auto" w:val="clear"/>
          </w:tcPr>
          <w:p w:rsidR="00000000" w:rsidDel="00000000" w:rsidP="00000000" w:rsidRDefault="00000000" w:rsidRPr="00000000" w14:paraId="000000F8">
            <w:pPr>
              <w:spacing w:after="0" w:line="240" w:lineRule="auto"/>
              <w:ind w:firstLine="0"/>
              <w:jc w:val="left"/>
              <w:rPr>
                <w:color w:val="000000"/>
              </w:rPr>
            </w:pPr>
            <w:r w:rsidDel="00000000" w:rsidR="00000000" w:rsidRPr="00000000">
              <w:rPr>
                <w:color w:val="000000"/>
                <w:rtl w:val="0"/>
              </w:rPr>
              <w:t xml:space="preserve">6</w:t>
            </w:r>
          </w:p>
        </w:tc>
        <w:tc>
          <w:tcPr>
            <w:shd w:fill="auto" w:val="clear"/>
          </w:tcPr>
          <w:p w:rsidR="00000000" w:rsidDel="00000000" w:rsidP="00000000" w:rsidRDefault="00000000" w:rsidRPr="00000000" w14:paraId="000000F9">
            <w:pPr>
              <w:spacing w:after="0" w:line="240" w:lineRule="auto"/>
              <w:ind w:firstLine="0"/>
              <w:jc w:val="left"/>
              <w:rPr>
                <w:color w:val="000000"/>
              </w:rPr>
            </w:pPr>
            <w:r w:rsidDel="00000000" w:rsidR="00000000" w:rsidRPr="00000000">
              <w:rPr>
                <w:color w:val="000000"/>
                <w:rtl w:val="0"/>
              </w:rPr>
              <w:t xml:space="preserve">**</w:t>
            </w:r>
          </w:p>
        </w:tc>
      </w:tr>
      <w:tr>
        <w:trPr>
          <w:cantSplit w:val="0"/>
          <w:trHeight w:val="315" w:hRule="atLeast"/>
          <w:tblHeader w:val="0"/>
        </w:trPr>
        <w:tc>
          <w:tcPr>
            <w:tcBorders>
              <w:bottom w:color="000000" w:space="0" w:sz="4" w:val="single"/>
            </w:tcBorders>
            <w:shd w:fill="auto" w:val="clear"/>
          </w:tcPr>
          <w:p w:rsidR="00000000" w:rsidDel="00000000" w:rsidP="00000000" w:rsidRDefault="00000000" w:rsidRPr="00000000" w14:paraId="000000FA">
            <w:pPr>
              <w:spacing w:after="80" w:line="240" w:lineRule="auto"/>
              <w:ind w:firstLine="0"/>
              <w:jc w:val="left"/>
              <w:rPr>
                <w:color w:val="000000"/>
              </w:rPr>
            </w:pPr>
            <w:r w:rsidDel="00000000" w:rsidR="00000000" w:rsidRPr="00000000">
              <w:rPr>
                <w:color w:val="000000"/>
                <w:rtl w:val="0"/>
              </w:rPr>
              <w:t xml:space="preserve">The device is protected against theft</w:t>
            </w:r>
          </w:p>
        </w:tc>
        <w:tc>
          <w:tcPr>
            <w:tcBorders>
              <w:bottom w:color="000000" w:space="0" w:sz="4" w:val="single"/>
            </w:tcBorders>
            <w:shd w:fill="auto" w:val="clear"/>
          </w:tcPr>
          <w:p w:rsidR="00000000" w:rsidDel="00000000" w:rsidP="00000000" w:rsidRDefault="00000000" w:rsidRPr="00000000" w14:paraId="000000FB">
            <w:pPr>
              <w:spacing w:after="0" w:line="240" w:lineRule="auto"/>
              <w:ind w:firstLine="0"/>
              <w:jc w:val="left"/>
              <w:rPr>
                <w:color w:val="000000"/>
              </w:rPr>
            </w:pPr>
            <w:r w:rsidDel="00000000" w:rsidR="00000000" w:rsidRPr="00000000">
              <w:rPr>
                <w:color w:val="000000"/>
                <w:rtl w:val="0"/>
              </w:rPr>
              <w:t xml:space="preserve">7</w:t>
            </w:r>
          </w:p>
        </w:tc>
        <w:tc>
          <w:tcPr>
            <w:tcBorders>
              <w:bottom w:color="000000" w:space="0" w:sz="4" w:val="single"/>
            </w:tcBorders>
            <w:shd w:fill="auto" w:val="clear"/>
          </w:tcPr>
          <w:p w:rsidR="00000000" w:rsidDel="00000000" w:rsidP="00000000" w:rsidRDefault="00000000" w:rsidRPr="00000000" w14:paraId="000000FC">
            <w:pPr>
              <w:spacing w:after="0" w:line="240" w:lineRule="auto"/>
              <w:ind w:firstLine="0"/>
              <w:jc w:val="left"/>
              <w:rPr>
                <w:color w:val="000000"/>
              </w:rPr>
            </w:pPr>
            <w:r w:rsidDel="00000000" w:rsidR="00000000" w:rsidRPr="00000000">
              <w:rPr>
                <w:color w:val="000000"/>
                <w:rtl w:val="0"/>
              </w:rPr>
              <w:t xml:space="preserve">*</w:t>
            </w:r>
          </w:p>
        </w:tc>
      </w:tr>
      <w:tr>
        <w:trPr>
          <w:cantSplit w:val="0"/>
          <w:trHeight w:val="87" w:hRule="atLeast"/>
          <w:tblHeader w:val="0"/>
        </w:trPr>
        <w:tc>
          <w:tcPr>
            <w:tcBorders>
              <w:top w:color="000000" w:space="0" w:sz="4" w:val="single"/>
            </w:tcBorders>
            <w:shd w:fill="auto" w:val="clear"/>
          </w:tcPr>
          <w:p w:rsidR="00000000" w:rsidDel="00000000" w:rsidP="00000000" w:rsidRDefault="00000000" w:rsidRPr="00000000" w14:paraId="000000FD">
            <w:pPr>
              <w:spacing w:after="120" w:before="60" w:line="240" w:lineRule="auto"/>
              <w:ind w:firstLine="0"/>
              <w:jc w:val="left"/>
              <w:rPr>
                <w:color w:val="000000"/>
              </w:rPr>
            </w:pPr>
            <w:r w:rsidDel="00000000" w:rsidR="00000000" w:rsidRPr="00000000">
              <w:rPr>
                <w:b w:val="1"/>
                <w:color w:val="000000"/>
                <w:rtl w:val="0"/>
              </w:rPr>
              <w:t xml:space="preserve">The device is functional </w:t>
            </w:r>
            <w:r w:rsidDel="00000000" w:rsidR="00000000" w:rsidRPr="00000000">
              <w:rPr>
                <w:rtl w:val="0"/>
              </w:rPr>
            </w:r>
          </w:p>
        </w:tc>
        <w:tc>
          <w:tcPr>
            <w:tcBorders>
              <w:top w:color="000000" w:space="0" w:sz="4" w:val="single"/>
            </w:tcBorders>
            <w:shd w:fill="auto" w:val="clear"/>
          </w:tcPr>
          <w:p w:rsidR="00000000" w:rsidDel="00000000" w:rsidP="00000000" w:rsidRDefault="00000000" w:rsidRPr="00000000" w14:paraId="000000FE">
            <w:pPr>
              <w:spacing w:after="0" w:line="240" w:lineRule="auto"/>
              <w:ind w:firstLine="0"/>
              <w:jc w:val="left"/>
              <w:rPr>
                <w:color w:val="000000"/>
              </w:rPr>
            </w:pPr>
            <w:r w:rsidDel="00000000" w:rsidR="00000000" w:rsidRPr="00000000">
              <w:rPr>
                <w:color w:val="000000"/>
                <w:rtl w:val="0"/>
              </w:rPr>
              <w:t xml:space="preserve"> </w:t>
            </w:r>
          </w:p>
        </w:tc>
        <w:tc>
          <w:tcPr>
            <w:tcBorders>
              <w:top w:color="000000" w:space="0" w:sz="4" w:val="single"/>
            </w:tcBorders>
            <w:shd w:fill="auto" w:val="clear"/>
          </w:tcPr>
          <w:p w:rsidR="00000000" w:rsidDel="00000000" w:rsidP="00000000" w:rsidRDefault="00000000" w:rsidRPr="00000000" w14:paraId="000000FF">
            <w:pPr>
              <w:spacing w:after="0" w:line="240" w:lineRule="auto"/>
              <w:ind w:firstLine="0"/>
              <w:jc w:val="left"/>
              <w:rPr>
                <w:color w:val="000000"/>
              </w:rPr>
            </w:pPr>
            <w:r w:rsidDel="00000000" w:rsidR="00000000" w:rsidRPr="00000000">
              <w:rPr>
                <w:color w:val="000000"/>
                <w:rtl w:val="0"/>
              </w:rPr>
              <w:t xml:space="preserve"> </w:t>
            </w:r>
          </w:p>
        </w:tc>
      </w:tr>
      <w:tr>
        <w:trPr>
          <w:cantSplit w:val="0"/>
          <w:trHeight w:val="315" w:hRule="atLeast"/>
          <w:tblHeader w:val="0"/>
        </w:trPr>
        <w:tc>
          <w:tcPr>
            <w:shd w:fill="auto" w:val="clear"/>
          </w:tcPr>
          <w:p w:rsidR="00000000" w:rsidDel="00000000" w:rsidP="00000000" w:rsidRDefault="00000000" w:rsidRPr="00000000" w14:paraId="00000100">
            <w:pPr>
              <w:spacing w:after="80" w:line="240" w:lineRule="auto"/>
              <w:ind w:firstLine="0"/>
              <w:jc w:val="left"/>
              <w:rPr>
                <w:b w:val="1"/>
                <w:color w:val="000000"/>
              </w:rPr>
            </w:pPr>
            <w:r w:rsidDel="00000000" w:rsidR="00000000" w:rsidRPr="00000000">
              <w:rPr>
                <w:color w:val="000000"/>
                <w:rtl w:val="0"/>
              </w:rPr>
              <w:t xml:space="preserve">Cleaned plastic bottles fulfill the standards of the recycling facility</w:t>
            </w:r>
            <w:r w:rsidDel="00000000" w:rsidR="00000000" w:rsidRPr="00000000">
              <w:rPr>
                <w:rtl w:val="0"/>
              </w:rPr>
            </w:r>
          </w:p>
        </w:tc>
        <w:tc>
          <w:tcPr>
            <w:shd w:fill="auto" w:val="clear"/>
          </w:tcPr>
          <w:p w:rsidR="00000000" w:rsidDel="00000000" w:rsidP="00000000" w:rsidRDefault="00000000" w:rsidRPr="00000000" w14:paraId="00000101">
            <w:pPr>
              <w:spacing w:after="0" w:line="240" w:lineRule="auto"/>
              <w:ind w:firstLine="0"/>
              <w:jc w:val="left"/>
              <w:rPr>
                <w:color w:val="000000"/>
              </w:rPr>
            </w:pPr>
            <w:r w:rsidDel="00000000" w:rsidR="00000000" w:rsidRPr="00000000">
              <w:rPr>
                <w:color w:val="000000"/>
                <w:rtl w:val="0"/>
              </w:rPr>
              <w:t xml:space="preserve">8</w:t>
            </w:r>
          </w:p>
        </w:tc>
        <w:tc>
          <w:tcPr>
            <w:shd w:fill="auto" w:val="clear"/>
          </w:tcPr>
          <w:p w:rsidR="00000000" w:rsidDel="00000000" w:rsidP="00000000" w:rsidRDefault="00000000" w:rsidRPr="00000000" w14:paraId="00000102">
            <w:pPr>
              <w:spacing w:after="0" w:line="240" w:lineRule="auto"/>
              <w:ind w:firstLine="0"/>
              <w:jc w:val="left"/>
              <w:rPr>
                <w:color w:val="000000"/>
              </w:rPr>
            </w:pPr>
            <w:r w:rsidDel="00000000" w:rsidR="00000000" w:rsidRPr="00000000">
              <w:rPr>
                <w:color w:val="000000"/>
                <w:rtl w:val="0"/>
              </w:rPr>
              <w:t xml:space="preserve">*****</w:t>
            </w:r>
          </w:p>
        </w:tc>
      </w:tr>
      <w:tr>
        <w:trPr>
          <w:cantSplit w:val="0"/>
          <w:trHeight w:val="315" w:hRule="atLeast"/>
          <w:tblHeader w:val="0"/>
        </w:trPr>
        <w:tc>
          <w:tcPr>
            <w:shd w:fill="auto" w:val="clear"/>
          </w:tcPr>
          <w:p w:rsidR="00000000" w:rsidDel="00000000" w:rsidP="00000000" w:rsidRDefault="00000000" w:rsidRPr="00000000" w14:paraId="00000103">
            <w:pPr>
              <w:spacing w:after="80" w:line="240" w:lineRule="auto"/>
              <w:ind w:firstLine="0"/>
              <w:jc w:val="left"/>
              <w:rPr>
                <w:color w:val="000000"/>
              </w:rPr>
            </w:pPr>
            <w:r w:rsidDel="00000000" w:rsidR="00000000" w:rsidRPr="00000000">
              <w:rPr>
                <w:color w:val="000000"/>
                <w:rtl w:val="0"/>
              </w:rPr>
              <w:t xml:space="preserve">The clean plastic bottles use the transportation space efficiently</w:t>
            </w:r>
          </w:p>
        </w:tc>
        <w:tc>
          <w:tcPr>
            <w:shd w:fill="auto" w:val="clear"/>
          </w:tcPr>
          <w:p w:rsidR="00000000" w:rsidDel="00000000" w:rsidP="00000000" w:rsidRDefault="00000000" w:rsidRPr="00000000" w14:paraId="00000104">
            <w:pPr>
              <w:spacing w:after="0" w:line="240" w:lineRule="auto"/>
              <w:ind w:firstLine="0"/>
              <w:jc w:val="left"/>
              <w:rPr>
                <w:color w:val="000000"/>
              </w:rPr>
            </w:pPr>
            <w:r w:rsidDel="00000000" w:rsidR="00000000" w:rsidRPr="00000000">
              <w:rPr>
                <w:color w:val="000000"/>
                <w:rtl w:val="0"/>
              </w:rPr>
              <w:t xml:space="preserve">9</w:t>
            </w:r>
          </w:p>
        </w:tc>
        <w:tc>
          <w:tcPr>
            <w:shd w:fill="auto" w:val="clear"/>
          </w:tcPr>
          <w:p w:rsidR="00000000" w:rsidDel="00000000" w:rsidP="00000000" w:rsidRDefault="00000000" w:rsidRPr="00000000" w14:paraId="00000105">
            <w:pPr>
              <w:spacing w:after="0" w:line="240" w:lineRule="auto"/>
              <w:ind w:firstLine="0"/>
              <w:jc w:val="left"/>
              <w:rPr>
                <w:color w:val="000000"/>
              </w:rPr>
            </w:pPr>
            <w:r w:rsidDel="00000000" w:rsidR="00000000" w:rsidRPr="00000000">
              <w:rPr>
                <w:color w:val="000000"/>
                <w:rtl w:val="0"/>
              </w:rPr>
              <w:t xml:space="preserve">***</w:t>
            </w:r>
          </w:p>
        </w:tc>
      </w:tr>
      <w:tr>
        <w:trPr>
          <w:cantSplit w:val="0"/>
          <w:trHeight w:val="315" w:hRule="atLeast"/>
          <w:tblHeader w:val="0"/>
        </w:trPr>
        <w:tc>
          <w:tcPr>
            <w:tcBorders>
              <w:bottom w:color="000000" w:space="0" w:sz="4" w:val="single"/>
            </w:tcBorders>
            <w:shd w:fill="auto" w:val="clear"/>
          </w:tcPr>
          <w:p w:rsidR="00000000" w:rsidDel="00000000" w:rsidP="00000000" w:rsidRDefault="00000000" w:rsidRPr="00000000" w14:paraId="00000106">
            <w:pPr>
              <w:spacing w:after="80" w:line="240" w:lineRule="auto"/>
              <w:ind w:firstLine="0"/>
              <w:jc w:val="left"/>
              <w:rPr>
                <w:color w:val="000000"/>
              </w:rPr>
            </w:pPr>
            <w:r w:rsidDel="00000000" w:rsidR="00000000" w:rsidRPr="00000000">
              <w:rPr>
                <w:color w:val="000000"/>
                <w:rtl w:val="0"/>
              </w:rPr>
              <w:t xml:space="preserve">The device is adaptable to different types of bottles</w:t>
            </w:r>
          </w:p>
        </w:tc>
        <w:tc>
          <w:tcPr>
            <w:tcBorders>
              <w:bottom w:color="000000" w:space="0" w:sz="4" w:val="single"/>
            </w:tcBorders>
            <w:shd w:fill="auto" w:val="clear"/>
          </w:tcPr>
          <w:p w:rsidR="00000000" w:rsidDel="00000000" w:rsidP="00000000" w:rsidRDefault="00000000" w:rsidRPr="00000000" w14:paraId="00000107">
            <w:pPr>
              <w:spacing w:after="0" w:line="240" w:lineRule="auto"/>
              <w:ind w:firstLine="0"/>
              <w:jc w:val="left"/>
              <w:rPr>
                <w:color w:val="000000"/>
              </w:rPr>
            </w:pPr>
            <w:r w:rsidDel="00000000" w:rsidR="00000000" w:rsidRPr="00000000">
              <w:rPr>
                <w:color w:val="000000"/>
                <w:rtl w:val="0"/>
              </w:rPr>
              <w:t xml:space="preserve">10</w:t>
            </w:r>
          </w:p>
        </w:tc>
        <w:tc>
          <w:tcPr>
            <w:tcBorders>
              <w:bottom w:color="000000" w:space="0" w:sz="4" w:val="single"/>
            </w:tcBorders>
            <w:shd w:fill="auto" w:val="clear"/>
          </w:tcPr>
          <w:p w:rsidR="00000000" w:rsidDel="00000000" w:rsidP="00000000" w:rsidRDefault="00000000" w:rsidRPr="00000000" w14:paraId="00000108">
            <w:pPr>
              <w:spacing w:after="0" w:line="240" w:lineRule="auto"/>
              <w:ind w:firstLine="0"/>
              <w:jc w:val="left"/>
              <w:rPr>
                <w:color w:val="000000"/>
              </w:rPr>
            </w:pPr>
            <w:r w:rsidDel="00000000" w:rsidR="00000000" w:rsidRPr="00000000">
              <w:rPr>
                <w:color w:val="000000"/>
                <w:rtl w:val="0"/>
              </w:rPr>
              <w:t xml:space="preserve">*</w:t>
            </w:r>
          </w:p>
        </w:tc>
      </w:tr>
      <w:tr>
        <w:trPr>
          <w:cantSplit w:val="0"/>
          <w:trHeight w:val="87" w:hRule="atLeast"/>
          <w:tblHeader w:val="0"/>
        </w:trPr>
        <w:tc>
          <w:tcPr>
            <w:tcBorders>
              <w:top w:color="000000" w:space="0" w:sz="4" w:val="single"/>
            </w:tcBorders>
            <w:shd w:fill="auto" w:val="clear"/>
          </w:tcPr>
          <w:p w:rsidR="00000000" w:rsidDel="00000000" w:rsidP="00000000" w:rsidRDefault="00000000" w:rsidRPr="00000000" w14:paraId="00000109">
            <w:pPr>
              <w:spacing w:after="120" w:before="60" w:line="240" w:lineRule="auto"/>
              <w:ind w:firstLine="0"/>
              <w:jc w:val="left"/>
              <w:rPr>
                <w:color w:val="000000"/>
              </w:rPr>
            </w:pPr>
            <w:r w:rsidDel="00000000" w:rsidR="00000000" w:rsidRPr="00000000">
              <w:rPr>
                <w:b w:val="1"/>
                <w:color w:val="000000"/>
                <w:rtl w:val="0"/>
              </w:rPr>
              <w:t xml:space="preserve">Costs are within limits</w:t>
            </w:r>
            <w:r w:rsidDel="00000000" w:rsidR="00000000" w:rsidRPr="00000000">
              <w:rPr>
                <w:rtl w:val="0"/>
              </w:rPr>
            </w:r>
          </w:p>
        </w:tc>
        <w:tc>
          <w:tcPr>
            <w:tcBorders>
              <w:top w:color="000000" w:space="0" w:sz="4" w:val="single"/>
            </w:tcBorders>
            <w:shd w:fill="auto" w:val="clear"/>
          </w:tcPr>
          <w:p w:rsidR="00000000" w:rsidDel="00000000" w:rsidP="00000000" w:rsidRDefault="00000000" w:rsidRPr="00000000" w14:paraId="0000010A">
            <w:pPr>
              <w:spacing w:after="0" w:line="240" w:lineRule="auto"/>
              <w:ind w:firstLine="0"/>
              <w:jc w:val="left"/>
              <w:rPr>
                <w:color w:val="000000"/>
              </w:rPr>
            </w:pPr>
            <w:r w:rsidDel="00000000" w:rsidR="00000000" w:rsidRPr="00000000">
              <w:rPr>
                <w:color w:val="000000"/>
                <w:rtl w:val="0"/>
              </w:rPr>
              <w:t xml:space="preserve"> </w:t>
            </w:r>
          </w:p>
        </w:tc>
        <w:tc>
          <w:tcPr>
            <w:tcBorders>
              <w:top w:color="000000" w:space="0" w:sz="4" w:val="single"/>
            </w:tcBorders>
            <w:shd w:fill="auto" w:val="clear"/>
          </w:tcPr>
          <w:p w:rsidR="00000000" w:rsidDel="00000000" w:rsidP="00000000" w:rsidRDefault="00000000" w:rsidRPr="00000000" w14:paraId="0000010B">
            <w:pPr>
              <w:spacing w:after="0" w:line="240" w:lineRule="auto"/>
              <w:ind w:firstLine="0"/>
              <w:jc w:val="left"/>
              <w:rPr>
                <w:color w:val="000000"/>
              </w:rPr>
            </w:pPr>
            <w:r w:rsidDel="00000000" w:rsidR="00000000" w:rsidRPr="00000000">
              <w:rPr>
                <w:color w:val="000000"/>
                <w:rtl w:val="0"/>
              </w:rPr>
              <w:t xml:space="preserve"> </w:t>
            </w:r>
          </w:p>
        </w:tc>
      </w:tr>
      <w:tr>
        <w:trPr>
          <w:cantSplit w:val="0"/>
          <w:trHeight w:val="87" w:hRule="atLeast"/>
          <w:tblHeader w:val="0"/>
        </w:trPr>
        <w:tc>
          <w:tcPr>
            <w:shd w:fill="auto" w:val="clear"/>
          </w:tcPr>
          <w:p w:rsidR="00000000" w:rsidDel="00000000" w:rsidP="00000000" w:rsidRDefault="00000000" w:rsidRPr="00000000" w14:paraId="0000010C">
            <w:pPr>
              <w:spacing w:after="80" w:line="240" w:lineRule="auto"/>
              <w:ind w:firstLine="0"/>
              <w:jc w:val="left"/>
              <w:rPr>
                <w:color w:val="000000"/>
              </w:rPr>
            </w:pPr>
            <w:r w:rsidDel="00000000" w:rsidR="00000000" w:rsidRPr="00000000">
              <w:rPr>
                <w:color w:val="000000"/>
                <w:rtl w:val="0"/>
              </w:rPr>
              <w:t xml:space="preserve">The development costs do not exceed the budget boundaries</w:t>
            </w:r>
          </w:p>
        </w:tc>
        <w:tc>
          <w:tcPr>
            <w:shd w:fill="auto" w:val="clear"/>
          </w:tcPr>
          <w:p w:rsidR="00000000" w:rsidDel="00000000" w:rsidP="00000000" w:rsidRDefault="00000000" w:rsidRPr="00000000" w14:paraId="0000010D">
            <w:pPr>
              <w:spacing w:after="0" w:line="240" w:lineRule="auto"/>
              <w:ind w:firstLine="0"/>
              <w:jc w:val="left"/>
              <w:rPr>
                <w:color w:val="000000"/>
              </w:rPr>
            </w:pPr>
            <w:r w:rsidDel="00000000" w:rsidR="00000000" w:rsidRPr="00000000">
              <w:rPr>
                <w:color w:val="000000"/>
                <w:rtl w:val="0"/>
              </w:rPr>
              <w:t xml:space="preserve">11</w:t>
            </w:r>
          </w:p>
        </w:tc>
        <w:tc>
          <w:tcPr>
            <w:shd w:fill="auto" w:val="clear"/>
          </w:tcPr>
          <w:p w:rsidR="00000000" w:rsidDel="00000000" w:rsidP="00000000" w:rsidRDefault="00000000" w:rsidRPr="00000000" w14:paraId="0000010E">
            <w:pPr>
              <w:spacing w:after="0" w:line="240" w:lineRule="auto"/>
              <w:ind w:firstLine="0"/>
              <w:jc w:val="left"/>
              <w:rPr>
                <w:color w:val="000000"/>
              </w:rPr>
            </w:pPr>
            <w:r w:rsidDel="00000000" w:rsidR="00000000" w:rsidRPr="00000000">
              <w:rPr>
                <w:color w:val="000000"/>
                <w:rtl w:val="0"/>
              </w:rPr>
              <w:t xml:space="preserve">*****</w:t>
            </w:r>
          </w:p>
        </w:tc>
      </w:tr>
      <w:tr>
        <w:trPr>
          <w:cantSplit w:val="0"/>
          <w:trHeight w:val="315" w:hRule="atLeast"/>
          <w:tblHeader w:val="0"/>
        </w:trPr>
        <w:tc>
          <w:tcPr>
            <w:shd w:fill="auto" w:val="clear"/>
          </w:tcPr>
          <w:p w:rsidR="00000000" w:rsidDel="00000000" w:rsidP="00000000" w:rsidRDefault="00000000" w:rsidRPr="00000000" w14:paraId="0000010F">
            <w:pPr>
              <w:spacing w:after="80" w:line="240" w:lineRule="auto"/>
              <w:ind w:firstLine="0"/>
              <w:jc w:val="left"/>
              <w:rPr>
                <w:b w:val="1"/>
                <w:color w:val="000000"/>
              </w:rPr>
            </w:pPr>
            <w:r w:rsidDel="00000000" w:rsidR="00000000" w:rsidRPr="00000000">
              <w:rPr>
                <w:color w:val="000000"/>
                <w:rtl w:val="0"/>
              </w:rPr>
              <w:t xml:space="preserve">The overall production costs do not exceed the budget boundaries</w:t>
            </w:r>
            <w:r w:rsidDel="00000000" w:rsidR="00000000" w:rsidRPr="00000000">
              <w:rPr>
                <w:rtl w:val="0"/>
              </w:rPr>
            </w:r>
          </w:p>
        </w:tc>
        <w:tc>
          <w:tcPr>
            <w:shd w:fill="auto" w:val="clear"/>
          </w:tcPr>
          <w:p w:rsidR="00000000" w:rsidDel="00000000" w:rsidP="00000000" w:rsidRDefault="00000000" w:rsidRPr="00000000" w14:paraId="00000110">
            <w:pPr>
              <w:spacing w:after="0" w:line="240" w:lineRule="auto"/>
              <w:ind w:firstLine="0"/>
              <w:jc w:val="left"/>
              <w:rPr>
                <w:color w:val="000000"/>
              </w:rPr>
            </w:pPr>
            <w:r w:rsidDel="00000000" w:rsidR="00000000" w:rsidRPr="00000000">
              <w:rPr>
                <w:color w:val="000000"/>
                <w:rtl w:val="0"/>
              </w:rPr>
              <w:t xml:space="preserve">12</w:t>
            </w:r>
          </w:p>
        </w:tc>
        <w:tc>
          <w:tcPr>
            <w:shd w:fill="auto" w:val="clear"/>
          </w:tcPr>
          <w:p w:rsidR="00000000" w:rsidDel="00000000" w:rsidP="00000000" w:rsidRDefault="00000000" w:rsidRPr="00000000" w14:paraId="00000111">
            <w:pPr>
              <w:spacing w:after="0" w:line="240" w:lineRule="auto"/>
              <w:ind w:firstLine="0"/>
              <w:jc w:val="left"/>
              <w:rPr>
                <w:color w:val="000000"/>
              </w:rPr>
            </w:pPr>
            <w:r w:rsidDel="00000000" w:rsidR="00000000" w:rsidRPr="00000000">
              <w:rPr>
                <w:color w:val="000000"/>
                <w:rtl w:val="0"/>
              </w:rPr>
              <w:t xml:space="preserve">****</w:t>
            </w:r>
          </w:p>
        </w:tc>
      </w:tr>
      <w:tr>
        <w:trPr>
          <w:cantSplit w:val="0"/>
          <w:trHeight w:val="315" w:hRule="atLeast"/>
          <w:tblHeader w:val="0"/>
        </w:trPr>
        <w:tc>
          <w:tcPr>
            <w:tcBorders>
              <w:bottom w:color="000000" w:space="0" w:sz="4" w:val="single"/>
            </w:tcBorders>
            <w:shd w:fill="auto" w:val="clear"/>
          </w:tcPr>
          <w:p w:rsidR="00000000" w:rsidDel="00000000" w:rsidP="00000000" w:rsidRDefault="00000000" w:rsidRPr="00000000" w14:paraId="00000112">
            <w:pPr>
              <w:spacing w:after="80" w:line="240" w:lineRule="auto"/>
              <w:ind w:firstLine="0"/>
              <w:jc w:val="left"/>
              <w:rPr>
                <w:color w:val="000000"/>
              </w:rPr>
            </w:pPr>
            <w:r w:rsidDel="00000000" w:rsidR="00000000" w:rsidRPr="00000000">
              <w:rPr>
                <w:color w:val="000000"/>
                <w:rtl w:val="0"/>
              </w:rPr>
              <w:t xml:space="preserve">The device consists of only locally accessible material</w:t>
            </w:r>
          </w:p>
        </w:tc>
        <w:tc>
          <w:tcPr>
            <w:tcBorders>
              <w:bottom w:color="000000" w:space="0" w:sz="4" w:val="single"/>
            </w:tcBorders>
            <w:shd w:fill="auto" w:val="clear"/>
          </w:tcPr>
          <w:p w:rsidR="00000000" w:rsidDel="00000000" w:rsidP="00000000" w:rsidRDefault="00000000" w:rsidRPr="00000000" w14:paraId="00000113">
            <w:pPr>
              <w:spacing w:after="0" w:line="240" w:lineRule="auto"/>
              <w:ind w:firstLine="0"/>
              <w:jc w:val="left"/>
              <w:rPr>
                <w:color w:val="000000"/>
              </w:rPr>
            </w:pPr>
            <w:r w:rsidDel="00000000" w:rsidR="00000000" w:rsidRPr="00000000">
              <w:rPr>
                <w:color w:val="000000"/>
                <w:rtl w:val="0"/>
              </w:rPr>
              <w:t xml:space="preserve">13</w:t>
            </w:r>
          </w:p>
        </w:tc>
        <w:tc>
          <w:tcPr>
            <w:tcBorders>
              <w:bottom w:color="000000" w:space="0" w:sz="4" w:val="single"/>
            </w:tcBorders>
            <w:shd w:fill="auto" w:val="clear"/>
          </w:tcPr>
          <w:p w:rsidR="00000000" w:rsidDel="00000000" w:rsidP="00000000" w:rsidRDefault="00000000" w:rsidRPr="00000000" w14:paraId="00000114">
            <w:pPr>
              <w:spacing w:after="0" w:line="240" w:lineRule="auto"/>
              <w:ind w:firstLine="0"/>
              <w:jc w:val="left"/>
              <w:rPr>
                <w:color w:val="000000"/>
              </w:rPr>
            </w:pPr>
            <w:r w:rsidDel="00000000" w:rsidR="00000000" w:rsidRPr="00000000">
              <w:rPr>
                <w:color w:val="000000"/>
                <w:rtl w:val="0"/>
              </w:rPr>
              <w:t xml:space="preserve">***</w:t>
            </w:r>
          </w:p>
        </w:tc>
      </w:tr>
      <w:tr>
        <w:trPr>
          <w:cantSplit w:val="0"/>
          <w:trHeight w:val="315" w:hRule="atLeast"/>
          <w:tblHeader w:val="0"/>
        </w:trPr>
        <w:tc>
          <w:tcPr>
            <w:tcBorders>
              <w:top w:color="000000" w:space="0" w:sz="4" w:val="single"/>
            </w:tcBorders>
            <w:shd w:fill="auto" w:val="clear"/>
          </w:tcPr>
          <w:p w:rsidR="00000000" w:rsidDel="00000000" w:rsidP="00000000" w:rsidRDefault="00000000" w:rsidRPr="00000000" w14:paraId="00000115">
            <w:pPr>
              <w:spacing w:after="120" w:before="60" w:line="240" w:lineRule="auto"/>
              <w:ind w:firstLine="0"/>
              <w:jc w:val="left"/>
              <w:rPr>
                <w:color w:val="000000"/>
              </w:rPr>
            </w:pPr>
            <w:r w:rsidDel="00000000" w:rsidR="00000000" w:rsidRPr="00000000">
              <w:rPr>
                <w:b w:val="1"/>
                <w:color w:val="000000"/>
                <w:rtl w:val="0"/>
              </w:rPr>
              <w:t xml:space="preserve">The device can be easily operated</w:t>
            </w:r>
            <w:r w:rsidDel="00000000" w:rsidR="00000000" w:rsidRPr="00000000">
              <w:rPr>
                <w:rtl w:val="0"/>
              </w:rPr>
            </w:r>
          </w:p>
        </w:tc>
        <w:tc>
          <w:tcPr>
            <w:tcBorders>
              <w:top w:color="000000" w:space="0" w:sz="4" w:val="single"/>
            </w:tcBorders>
            <w:shd w:fill="auto" w:val="clear"/>
          </w:tcPr>
          <w:p w:rsidR="00000000" w:rsidDel="00000000" w:rsidP="00000000" w:rsidRDefault="00000000" w:rsidRPr="00000000" w14:paraId="00000116">
            <w:pPr>
              <w:spacing w:after="0" w:line="240" w:lineRule="auto"/>
              <w:ind w:firstLine="0"/>
              <w:jc w:val="left"/>
              <w:rPr>
                <w:color w:val="000000"/>
              </w:rPr>
            </w:pPr>
            <w:r w:rsidDel="00000000" w:rsidR="00000000" w:rsidRPr="00000000">
              <w:rPr>
                <w:color w:val="000000"/>
                <w:rtl w:val="0"/>
              </w:rPr>
              <w:t xml:space="preserve"> </w:t>
            </w:r>
          </w:p>
        </w:tc>
        <w:tc>
          <w:tcPr>
            <w:tcBorders>
              <w:top w:color="000000" w:space="0" w:sz="4" w:val="single"/>
            </w:tcBorders>
            <w:shd w:fill="auto" w:val="clear"/>
          </w:tcPr>
          <w:p w:rsidR="00000000" w:rsidDel="00000000" w:rsidP="00000000" w:rsidRDefault="00000000" w:rsidRPr="00000000" w14:paraId="00000117">
            <w:pPr>
              <w:spacing w:after="0" w:line="240" w:lineRule="auto"/>
              <w:ind w:firstLine="0"/>
              <w:jc w:val="left"/>
              <w:rPr>
                <w:color w:val="000000"/>
              </w:rPr>
            </w:pPr>
            <w:r w:rsidDel="00000000" w:rsidR="00000000" w:rsidRPr="00000000">
              <w:rPr>
                <w:color w:val="000000"/>
                <w:rtl w:val="0"/>
              </w:rPr>
              <w:t xml:space="preserve"> </w:t>
            </w:r>
          </w:p>
        </w:tc>
      </w:tr>
      <w:tr>
        <w:trPr>
          <w:cantSplit w:val="0"/>
          <w:trHeight w:val="315" w:hRule="atLeast"/>
          <w:tblHeader w:val="0"/>
        </w:trPr>
        <w:tc>
          <w:tcPr>
            <w:shd w:fill="auto" w:val="clear"/>
          </w:tcPr>
          <w:p w:rsidR="00000000" w:rsidDel="00000000" w:rsidP="00000000" w:rsidRDefault="00000000" w:rsidRPr="00000000" w14:paraId="00000118">
            <w:pPr>
              <w:spacing w:after="80" w:line="240" w:lineRule="auto"/>
              <w:ind w:firstLine="0"/>
              <w:jc w:val="left"/>
              <w:rPr>
                <w:color w:val="000000"/>
              </w:rPr>
            </w:pPr>
            <w:r w:rsidDel="00000000" w:rsidR="00000000" w:rsidRPr="00000000">
              <w:rPr>
                <w:color w:val="000000"/>
                <w:rtl w:val="0"/>
              </w:rPr>
              <w:t xml:space="preserve">The device allows for quick cleaning of plastic bottles</w:t>
            </w:r>
          </w:p>
        </w:tc>
        <w:tc>
          <w:tcPr>
            <w:shd w:fill="auto" w:val="clear"/>
          </w:tcPr>
          <w:p w:rsidR="00000000" w:rsidDel="00000000" w:rsidP="00000000" w:rsidRDefault="00000000" w:rsidRPr="00000000" w14:paraId="00000119">
            <w:pPr>
              <w:spacing w:after="0" w:line="240" w:lineRule="auto"/>
              <w:ind w:firstLine="0"/>
              <w:jc w:val="left"/>
              <w:rPr>
                <w:color w:val="000000"/>
              </w:rPr>
            </w:pPr>
            <w:r w:rsidDel="00000000" w:rsidR="00000000" w:rsidRPr="00000000">
              <w:rPr>
                <w:color w:val="000000"/>
                <w:rtl w:val="0"/>
              </w:rPr>
              <w:t xml:space="preserve">14</w:t>
            </w:r>
          </w:p>
        </w:tc>
        <w:tc>
          <w:tcPr>
            <w:shd w:fill="auto" w:val="clear"/>
          </w:tcPr>
          <w:p w:rsidR="00000000" w:rsidDel="00000000" w:rsidP="00000000" w:rsidRDefault="00000000" w:rsidRPr="00000000" w14:paraId="0000011A">
            <w:pPr>
              <w:spacing w:after="0" w:line="240" w:lineRule="auto"/>
              <w:ind w:firstLine="0"/>
              <w:jc w:val="left"/>
              <w:rPr>
                <w:color w:val="000000"/>
              </w:rPr>
            </w:pPr>
            <w:r w:rsidDel="00000000" w:rsidR="00000000" w:rsidRPr="00000000">
              <w:rPr>
                <w:color w:val="000000"/>
                <w:rtl w:val="0"/>
              </w:rPr>
              <w:t xml:space="preserve">*****</w:t>
            </w:r>
          </w:p>
        </w:tc>
      </w:tr>
      <w:tr>
        <w:trPr>
          <w:cantSplit w:val="0"/>
          <w:trHeight w:val="87" w:hRule="atLeast"/>
          <w:tblHeader w:val="0"/>
        </w:trPr>
        <w:tc>
          <w:tcPr>
            <w:shd w:fill="auto" w:val="clear"/>
          </w:tcPr>
          <w:p w:rsidR="00000000" w:rsidDel="00000000" w:rsidP="00000000" w:rsidRDefault="00000000" w:rsidRPr="00000000" w14:paraId="0000011B">
            <w:pPr>
              <w:spacing w:after="80" w:line="240" w:lineRule="auto"/>
              <w:ind w:firstLine="0"/>
              <w:jc w:val="left"/>
              <w:rPr>
                <w:color w:val="000000"/>
              </w:rPr>
            </w:pPr>
            <w:r w:rsidDel="00000000" w:rsidR="00000000" w:rsidRPr="00000000">
              <w:rPr>
                <w:color w:val="000000"/>
                <w:rtl w:val="0"/>
              </w:rPr>
              <w:t xml:space="preserve">The device can be operated with limited access to electricity</w:t>
            </w:r>
          </w:p>
        </w:tc>
        <w:tc>
          <w:tcPr>
            <w:shd w:fill="auto" w:val="clear"/>
          </w:tcPr>
          <w:p w:rsidR="00000000" w:rsidDel="00000000" w:rsidP="00000000" w:rsidRDefault="00000000" w:rsidRPr="00000000" w14:paraId="0000011C">
            <w:pPr>
              <w:spacing w:after="0" w:line="240" w:lineRule="auto"/>
              <w:ind w:firstLine="0"/>
              <w:jc w:val="left"/>
              <w:rPr>
                <w:color w:val="000000"/>
              </w:rPr>
            </w:pPr>
            <w:r w:rsidDel="00000000" w:rsidR="00000000" w:rsidRPr="00000000">
              <w:rPr>
                <w:color w:val="000000"/>
                <w:rtl w:val="0"/>
              </w:rPr>
              <w:t xml:space="preserve">15</w:t>
            </w:r>
          </w:p>
        </w:tc>
        <w:tc>
          <w:tcPr>
            <w:shd w:fill="auto" w:val="clear"/>
          </w:tcPr>
          <w:p w:rsidR="00000000" w:rsidDel="00000000" w:rsidP="00000000" w:rsidRDefault="00000000" w:rsidRPr="00000000" w14:paraId="0000011D">
            <w:pPr>
              <w:spacing w:after="0" w:line="240" w:lineRule="auto"/>
              <w:ind w:firstLine="0"/>
              <w:jc w:val="left"/>
              <w:rPr>
                <w:color w:val="000000"/>
              </w:rPr>
            </w:pPr>
            <w:r w:rsidDel="00000000" w:rsidR="00000000" w:rsidRPr="00000000">
              <w:rPr>
                <w:color w:val="000000"/>
                <w:rtl w:val="0"/>
              </w:rPr>
              <w:t xml:space="preserve">****</w:t>
            </w:r>
          </w:p>
        </w:tc>
      </w:tr>
      <w:tr>
        <w:trPr>
          <w:cantSplit w:val="0"/>
          <w:trHeight w:val="315" w:hRule="atLeast"/>
          <w:tblHeader w:val="0"/>
        </w:trPr>
        <w:tc>
          <w:tcPr>
            <w:shd w:fill="auto" w:val="clear"/>
          </w:tcPr>
          <w:p w:rsidR="00000000" w:rsidDel="00000000" w:rsidP="00000000" w:rsidRDefault="00000000" w:rsidRPr="00000000" w14:paraId="0000011E">
            <w:pPr>
              <w:spacing w:after="80" w:line="240" w:lineRule="auto"/>
              <w:ind w:firstLine="0"/>
              <w:jc w:val="left"/>
              <w:rPr>
                <w:b w:val="1"/>
                <w:color w:val="000000"/>
              </w:rPr>
            </w:pPr>
            <w:r w:rsidDel="00000000" w:rsidR="00000000" w:rsidRPr="00000000">
              <w:rPr>
                <w:color w:val="000000"/>
                <w:rtl w:val="0"/>
              </w:rPr>
              <w:t xml:space="preserve">The device can be operated with limited access to running water</w:t>
            </w:r>
            <w:r w:rsidDel="00000000" w:rsidR="00000000" w:rsidRPr="00000000">
              <w:rPr>
                <w:rtl w:val="0"/>
              </w:rPr>
            </w:r>
          </w:p>
        </w:tc>
        <w:tc>
          <w:tcPr>
            <w:shd w:fill="auto" w:val="clear"/>
          </w:tcPr>
          <w:p w:rsidR="00000000" w:rsidDel="00000000" w:rsidP="00000000" w:rsidRDefault="00000000" w:rsidRPr="00000000" w14:paraId="0000011F">
            <w:pPr>
              <w:spacing w:after="0" w:line="240" w:lineRule="auto"/>
              <w:ind w:firstLine="0"/>
              <w:jc w:val="left"/>
              <w:rPr>
                <w:color w:val="000000"/>
              </w:rPr>
            </w:pPr>
            <w:r w:rsidDel="00000000" w:rsidR="00000000" w:rsidRPr="00000000">
              <w:rPr>
                <w:color w:val="000000"/>
                <w:rtl w:val="0"/>
              </w:rPr>
              <w:t xml:space="preserve">16</w:t>
            </w:r>
          </w:p>
        </w:tc>
        <w:tc>
          <w:tcPr>
            <w:shd w:fill="auto" w:val="clear"/>
          </w:tcPr>
          <w:p w:rsidR="00000000" w:rsidDel="00000000" w:rsidP="00000000" w:rsidRDefault="00000000" w:rsidRPr="00000000" w14:paraId="00000120">
            <w:pPr>
              <w:spacing w:after="0" w:line="240" w:lineRule="auto"/>
              <w:ind w:firstLine="0"/>
              <w:jc w:val="left"/>
              <w:rPr>
                <w:color w:val="000000"/>
              </w:rPr>
            </w:pPr>
            <w:r w:rsidDel="00000000" w:rsidR="00000000" w:rsidRPr="00000000">
              <w:rPr>
                <w:color w:val="000000"/>
                <w:rtl w:val="0"/>
              </w:rPr>
              <w:t xml:space="preserve">****</w:t>
            </w:r>
          </w:p>
        </w:tc>
      </w:tr>
      <w:tr>
        <w:trPr>
          <w:cantSplit w:val="0"/>
          <w:trHeight w:val="315" w:hRule="atLeast"/>
          <w:tblHeader w:val="0"/>
        </w:trPr>
        <w:tc>
          <w:tcPr>
            <w:shd w:fill="auto" w:val="clear"/>
          </w:tcPr>
          <w:p w:rsidR="00000000" w:rsidDel="00000000" w:rsidP="00000000" w:rsidRDefault="00000000" w:rsidRPr="00000000" w14:paraId="00000121">
            <w:pPr>
              <w:spacing w:after="80" w:line="240" w:lineRule="auto"/>
              <w:ind w:firstLine="0"/>
              <w:jc w:val="left"/>
              <w:rPr>
                <w:color w:val="000000"/>
              </w:rPr>
            </w:pPr>
            <w:r w:rsidDel="00000000" w:rsidR="00000000" w:rsidRPr="00000000">
              <w:rPr>
                <w:color w:val="000000"/>
                <w:rtl w:val="0"/>
              </w:rPr>
              <w:t xml:space="preserve">The device can be used by a single person </w:t>
            </w:r>
          </w:p>
        </w:tc>
        <w:tc>
          <w:tcPr>
            <w:shd w:fill="auto" w:val="clear"/>
          </w:tcPr>
          <w:p w:rsidR="00000000" w:rsidDel="00000000" w:rsidP="00000000" w:rsidRDefault="00000000" w:rsidRPr="00000000" w14:paraId="00000122">
            <w:pPr>
              <w:spacing w:after="0" w:line="240" w:lineRule="auto"/>
              <w:ind w:firstLine="0"/>
              <w:jc w:val="left"/>
              <w:rPr>
                <w:color w:val="000000"/>
              </w:rPr>
            </w:pPr>
            <w:r w:rsidDel="00000000" w:rsidR="00000000" w:rsidRPr="00000000">
              <w:rPr>
                <w:color w:val="000000"/>
                <w:rtl w:val="0"/>
              </w:rPr>
              <w:t xml:space="preserve">17</w:t>
            </w:r>
          </w:p>
        </w:tc>
        <w:tc>
          <w:tcPr>
            <w:shd w:fill="auto" w:val="clear"/>
          </w:tcPr>
          <w:p w:rsidR="00000000" w:rsidDel="00000000" w:rsidP="00000000" w:rsidRDefault="00000000" w:rsidRPr="00000000" w14:paraId="00000123">
            <w:pPr>
              <w:spacing w:after="0" w:line="240" w:lineRule="auto"/>
              <w:ind w:firstLine="0"/>
              <w:jc w:val="left"/>
              <w:rPr>
                <w:color w:val="000000"/>
              </w:rPr>
            </w:pPr>
            <w:r w:rsidDel="00000000" w:rsidR="00000000" w:rsidRPr="00000000">
              <w:rPr>
                <w:color w:val="000000"/>
                <w:rtl w:val="0"/>
              </w:rPr>
              <w:t xml:space="preserve">***</w:t>
            </w:r>
          </w:p>
        </w:tc>
      </w:tr>
      <w:tr>
        <w:trPr>
          <w:cantSplit w:val="0"/>
          <w:trHeight w:val="315" w:hRule="atLeast"/>
          <w:tblHeader w:val="0"/>
        </w:trPr>
        <w:tc>
          <w:tcPr>
            <w:shd w:fill="auto" w:val="clear"/>
          </w:tcPr>
          <w:p w:rsidR="00000000" w:rsidDel="00000000" w:rsidP="00000000" w:rsidRDefault="00000000" w:rsidRPr="00000000" w14:paraId="00000124">
            <w:pPr>
              <w:spacing w:after="80" w:line="240" w:lineRule="auto"/>
              <w:ind w:firstLine="0"/>
              <w:jc w:val="left"/>
              <w:rPr>
                <w:color w:val="000000"/>
              </w:rPr>
            </w:pPr>
            <w:r w:rsidDel="00000000" w:rsidR="00000000" w:rsidRPr="00000000">
              <w:rPr>
                <w:color w:val="000000"/>
                <w:rtl w:val="0"/>
              </w:rPr>
              <w:t xml:space="preserve">The device does not demand for specific strength requirements </w:t>
            </w:r>
          </w:p>
        </w:tc>
        <w:tc>
          <w:tcPr>
            <w:shd w:fill="auto" w:val="clear"/>
          </w:tcPr>
          <w:p w:rsidR="00000000" w:rsidDel="00000000" w:rsidP="00000000" w:rsidRDefault="00000000" w:rsidRPr="00000000" w14:paraId="00000125">
            <w:pPr>
              <w:spacing w:after="0" w:line="240" w:lineRule="auto"/>
              <w:ind w:firstLine="0"/>
              <w:jc w:val="left"/>
              <w:rPr>
                <w:color w:val="000000"/>
              </w:rPr>
            </w:pPr>
            <w:r w:rsidDel="00000000" w:rsidR="00000000" w:rsidRPr="00000000">
              <w:rPr>
                <w:color w:val="000000"/>
                <w:rtl w:val="0"/>
              </w:rPr>
              <w:t xml:space="preserve">18</w:t>
            </w:r>
          </w:p>
        </w:tc>
        <w:tc>
          <w:tcPr>
            <w:shd w:fill="auto" w:val="clear"/>
          </w:tcPr>
          <w:p w:rsidR="00000000" w:rsidDel="00000000" w:rsidP="00000000" w:rsidRDefault="00000000" w:rsidRPr="00000000" w14:paraId="00000126">
            <w:pPr>
              <w:spacing w:after="0" w:line="240" w:lineRule="auto"/>
              <w:ind w:firstLine="0"/>
              <w:jc w:val="left"/>
              <w:rPr>
                <w:color w:val="000000"/>
              </w:rPr>
            </w:pPr>
            <w:r w:rsidDel="00000000" w:rsidR="00000000" w:rsidRPr="00000000">
              <w:rPr>
                <w:color w:val="000000"/>
                <w:rtl w:val="0"/>
              </w:rPr>
              <w:t xml:space="preserve">****</w:t>
            </w:r>
          </w:p>
        </w:tc>
      </w:tr>
      <w:tr>
        <w:trPr>
          <w:cantSplit w:val="0"/>
          <w:trHeight w:val="315" w:hRule="atLeast"/>
          <w:tblHeader w:val="0"/>
        </w:trPr>
        <w:tc>
          <w:tcPr>
            <w:tcBorders>
              <w:bottom w:color="000000" w:space="0" w:sz="4" w:val="single"/>
            </w:tcBorders>
            <w:shd w:fill="auto" w:val="clear"/>
          </w:tcPr>
          <w:p w:rsidR="00000000" w:rsidDel="00000000" w:rsidP="00000000" w:rsidRDefault="00000000" w:rsidRPr="00000000" w14:paraId="00000127">
            <w:pPr>
              <w:spacing w:after="80" w:line="240" w:lineRule="auto"/>
              <w:ind w:firstLine="0"/>
              <w:jc w:val="left"/>
              <w:rPr>
                <w:color w:val="000000"/>
              </w:rPr>
            </w:pPr>
            <w:r w:rsidDel="00000000" w:rsidR="00000000" w:rsidRPr="00000000">
              <w:rPr>
                <w:color w:val="000000"/>
                <w:rtl w:val="0"/>
              </w:rPr>
              <w:t xml:space="preserve">The cleaning process is comfortable for an average sized person</w:t>
            </w:r>
          </w:p>
        </w:tc>
        <w:tc>
          <w:tcPr>
            <w:tcBorders>
              <w:bottom w:color="000000" w:space="0" w:sz="4" w:val="single"/>
            </w:tcBorders>
            <w:shd w:fill="auto" w:val="clear"/>
          </w:tcPr>
          <w:p w:rsidR="00000000" w:rsidDel="00000000" w:rsidP="00000000" w:rsidRDefault="00000000" w:rsidRPr="00000000" w14:paraId="00000128">
            <w:pPr>
              <w:spacing w:after="0" w:line="240" w:lineRule="auto"/>
              <w:ind w:firstLine="0"/>
              <w:jc w:val="left"/>
              <w:rPr>
                <w:color w:val="000000"/>
              </w:rPr>
            </w:pPr>
            <w:r w:rsidDel="00000000" w:rsidR="00000000" w:rsidRPr="00000000">
              <w:rPr>
                <w:color w:val="000000"/>
                <w:rtl w:val="0"/>
              </w:rPr>
              <w:t xml:space="preserve">19</w:t>
            </w:r>
          </w:p>
        </w:tc>
        <w:tc>
          <w:tcPr>
            <w:tcBorders>
              <w:bottom w:color="000000" w:space="0" w:sz="4" w:val="single"/>
            </w:tcBorders>
            <w:shd w:fill="auto" w:val="clear"/>
          </w:tcPr>
          <w:p w:rsidR="00000000" w:rsidDel="00000000" w:rsidP="00000000" w:rsidRDefault="00000000" w:rsidRPr="00000000" w14:paraId="00000129">
            <w:pPr>
              <w:spacing w:after="0" w:line="240" w:lineRule="auto"/>
              <w:ind w:firstLine="0"/>
              <w:jc w:val="left"/>
              <w:rPr>
                <w:color w:val="000000"/>
              </w:rPr>
            </w:pPr>
            <w:r w:rsidDel="00000000" w:rsidR="00000000" w:rsidRPr="00000000">
              <w:rPr>
                <w:color w:val="000000"/>
                <w:rtl w:val="0"/>
              </w:rPr>
              <w:t xml:space="preserve">**</w:t>
            </w:r>
          </w:p>
        </w:tc>
      </w:tr>
      <w:tr>
        <w:trPr>
          <w:cantSplit w:val="0"/>
          <w:trHeight w:val="315" w:hRule="atLeast"/>
          <w:tblHeader w:val="0"/>
        </w:trPr>
        <w:tc>
          <w:tcPr>
            <w:tcBorders>
              <w:top w:color="000000" w:space="0" w:sz="4" w:val="single"/>
            </w:tcBorders>
            <w:shd w:fill="auto" w:val="clear"/>
          </w:tcPr>
          <w:p w:rsidR="00000000" w:rsidDel="00000000" w:rsidP="00000000" w:rsidRDefault="00000000" w:rsidRPr="00000000" w14:paraId="0000012A">
            <w:pPr>
              <w:spacing w:after="120" w:before="60" w:line="240" w:lineRule="auto"/>
              <w:ind w:firstLine="0"/>
              <w:jc w:val="left"/>
              <w:rPr>
                <w:color w:val="000000"/>
              </w:rPr>
            </w:pPr>
            <w:r w:rsidDel="00000000" w:rsidR="00000000" w:rsidRPr="00000000">
              <w:rPr>
                <w:b w:val="1"/>
                <w:color w:val="000000"/>
                <w:rtl w:val="0"/>
              </w:rPr>
              <w:t xml:space="preserve">The device can be easily maintained</w:t>
            </w:r>
            <w:r w:rsidDel="00000000" w:rsidR="00000000" w:rsidRPr="00000000">
              <w:rPr>
                <w:rtl w:val="0"/>
              </w:rPr>
            </w:r>
          </w:p>
        </w:tc>
        <w:tc>
          <w:tcPr>
            <w:tcBorders>
              <w:top w:color="000000" w:space="0" w:sz="4" w:val="single"/>
            </w:tcBorders>
            <w:shd w:fill="auto" w:val="clear"/>
          </w:tcPr>
          <w:p w:rsidR="00000000" w:rsidDel="00000000" w:rsidP="00000000" w:rsidRDefault="00000000" w:rsidRPr="00000000" w14:paraId="0000012B">
            <w:pPr>
              <w:spacing w:after="0" w:line="240" w:lineRule="auto"/>
              <w:ind w:firstLine="0"/>
              <w:jc w:val="left"/>
              <w:rPr>
                <w:color w:val="000000"/>
              </w:rPr>
            </w:pPr>
            <w:r w:rsidDel="00000000" w:rsidR="00000000" w:rsidRPr="00000000">
              <w:rPr>
                <w:color w:val="000000"/>
                <w:rtl w:val="0"/>
              </w:rPr>
              <w:t xml:space="preserve"> </w:t>
            </w:r>
          </w:p>
        </w:tc>
        <w:tc>
          <w:tcPr>
            <w:tcBorders>
              <w:top w:color="000000" w:space="0" w:sz="4" w:val="single"/>
            </w:tcBorders>
            <w:shd w:fill="auto" w:val="clear"/>
          </w:tcPr>
          <w:p w:rsidR="00000000" w:rsidDel="00000000" w:rsidP="00000000" w:rsidRDefault="00000000" w:rsidRPr="00000000" w14:paraId="0000012C">
            <w:pPr>
              <w:spacing w:after="0" w:line="240" w:lineRule="auto"/>
              <w:ind w:firstLine="0"/>
              <w:jc w:val="left"/>
              <w:rPr>
                <w:color w:val="000000"/>
              </w:rPr>
            </w:pPr>
            <w:r w:rsidDel="00000000" w:rsidR="00000000" w:rsidRPr="00000000">
              <w:rPr>
                <w:color w:val="000000"/>
                <w:rtl w:val="0"/>
              </w:rPr>
              <w:t xml:space="preserve"> </w:t>
            </w:r>
          </w:p>
        </w:tc>
      </w:tr>
      <w:tr>
        <w:trPr>
          <w:cantSplit w:val="0"/>
          <w:trHeight w:val="315" w:hRule="atLeast"/>
          <w:tblHeader w:val="0"/>
        </w:trPr>
        <w:tc>
          <w:tcPr>
            <w:shd w:fill="auto" w:val="clear"/>
          </w:tcPr>
          <w:p w:rsidR="00000000" w:rsidDel="00000000" w:rsidP="00000000" w:rsidRDefault="00000000" w:rsidRPr="00000000" w14:paraId="0000012D">
            <w:pPr>
              <w:spacing w:after="80" w:line="240" w:lineRule="auto"/>
              <w:ind w:firstLine="0"/>
              <w:jc w:val="left"/>
              <w:rPr>
                <w:color w:val="000000"/>
              </w:rPr>
            </w:pPr>
            <w:r w:rsidDel="00000000" w:rsidR="00000000" w:rsidRPr="00000000">
              <w:rPr>
                <w:color w:val="000000"/>
                <w:rtl w:val="0"/>
              </w:rPr>
              <w:t xml:space="preserve">Cleaning of the device is done quickly </w:t>
            </w:r>
          </w:p>
        </w:tc>
        <w:tc>
          <w:tcPr>
            <w:shd w:fill="auto" w:val="clear"/>
          </w:tcPr>
          <w:p w:rsidR="00000000" w:rsidDel="00000000" w:rsidP="00000000" w:rsidRDefault="00000000" w:rsidRPr="00000000" w14:paraId="0000012E">
            <w:pPr>
              <w:spacing w:after="0" w:line="240" w:lineRule="auto"/>
              <w:ind w:firstLine="0"/>
              <w:jc w:val="left"/>
              <w:rPr>
                <w:color w:val="000000"/>
              </w:rPr>
            </w:pPr>
            <w:r w:rsidDel="00000000" w:rsidR="00000000" w:rsidRPr="00000000">
              <w:rPr>
                <w:color w:val="000000"/>
                <w:rtl w:val="0"/>
              </w:rPr>
              <w:t xml:space="preserve">20</w:t>
            </w:r>
          </w:p>
        </w:tc>
        <w:tc>
          <w:tcPr>
            <w:shd w:fill="auto" w:val="clear"/>
          </w:tcPr>
          <w:p w:rsidR="00000000" w:rsidDel="00000000" w:rsidP="00000000" w:rsidRDefault="00000000" w:rsidRPr="00000000" w14:paraId="0000012F">
            <w:pPr>
              <w:spacing w:after="0" w:line="240" w:lineRule="auto"/>
              <w:ind w:firstLine="0"/>
              <w:jc w:val="left"/>
              <w:rPr>
                <w:color w:val="000000"/>
              </w:rPr>
            </w:pPr>
            <w:r w:rsidDel="00000000" w:rsidR="00000000" w:rsidRPr="00000000">
              <w:rPr>
                <w:color w:val="000000"/>
                <w:rtl w:val="0"/>
              </w:rPr>
              <w:t xml:space="preserve">*****</w:t>
            </w:r>
          </w:p>
        </w:tc>
      </w:tr>
      <w:tr>
        <w:trPr>
          <w:cantSplit w:val="0"/>
          <w:trHeight w:val="315" w:hRule="atLeast"/>
          <w:tblHeader w:val="0"/>
        </w:trPr>
        <w:tc>
          <w:tcPr>
            <w:shd w:fill="auto" w:val="clear"/>
          </w:tcPr>
          <w:p w:rsidR="00000000" w:rsidDel="00000000" w:rsidP="00000000" w:rsidRDefault="00000000" w:rsidRPr="00000000" w14:paraId="00000130">
            <w:pPr>
              <w:spacing w:after="80" w:line="240" w:lineRule="auto"/>
              <w:ind w:firstLine="0"/>
              <w:jc w:val="left"/>
              <w:rPr>
                <w:color w:val="000000"/>
              </w:rPr>
            </w:pPr>
            <w:r w:rsidDel="00000000" w:rsidR="00000000" w:rsidRPr="00000000">
              <w:rPr>
                <w:color w:val="000000"/>
                <w:rtl w:val="0"/>
              </w:rPr>
              <w:t xml:space="preserve">The device can be dismounted to be temporarily stored inside</w:t>
            </w:r>
          </w:p>
        </w:tc>
        <w:tc>
          <w:tcPr>
            <w:shd w:fill="auto" w:val="clear"/>
          </w:tcPr>
          <w:p w:rsidR="00000000" w:rsidDel="00000000" w:rsidP="00000000" w:rsidRDefault="00000000" w:rsidRPr="00000000" w14:paraId="00000131">
            <w:pPr>
              <w:spacing w:after="0" w:line="240" w:lineRule="auto"/>
              <w:ind w:firstLine="0"/>
              <w:jc w:val="left"/>
              <w:rPr>
                <w:color w:val="000000"/>
              </w:rPr>
            </w:pPr>
            <w:r w:rsidDel="00000000" w:rsidR="00000000" w:rsidRPr="00000000">
              <w:rPr>
                <w:color w:val="000000"/>
                <w:rtl w:val="0"/>
              </w:rPr>
              <w:t xml:space="preserve">21</w:t>
            </w:r>
          </w:p>
        </w:tc>
        <w:tc>
          <w:tcPr>
            <w:shd w:fill="auto" w:val="clear"/>
          </w:tcPr>
          <w:p w:rsidR="00000000" w:rsidDel="00000000" w:rsidP="00000000" w:rsidRDefault="00000000" w:rsidRPr="00000000" w14:paraId="00000132">
            <w:pPr>
              <w:spacing w:after="0" w:line="240" w:lineRule="auto"/>
              <w:ind w:firstLine="0"/>
              <w:jc w:val="left"/>
              <w:rPr>
                <w:color w:val="000000"/>
              </w:rPr>
            </w:pPr>
            <w:r w:rsidDel="00000000" w:rsidR="00000000" w:rsidRPr="00000000">
              <w:rPr>
                <w:color w:val="000000"/>
                <w:rtl w:val="0"/>
              </w:rPr>
              <w:t xml:space="preserve">**</w:t>
            </w:r>
          </w:p>
        </w:tc>
      </w:tr>
      <w:tr>
        <w:trPr>
          <w:cantSplit w:val="0"/>
          <w:trHeight w:val="87" w:hRule="atLeast"/>
          <w:tblHeader w:val="0"/>
        </w:trPr>
        <w:tc>
          <w:tcPr>
            <w:tcBorders>
              <w:bottom w:color="000000" w:space="0" w:sz="4" w:val="single"/>
            </w:tcBorders>
            <w:shd w:fill="auto" w:val="clear"/>
          </w:tcPr>
          <w:p w:rsidR="00000000" w:rsidDel="00000000" w:rsidP="00000000" w:rsidRDefault="00000000" w:rsidRPr="00000000" w14:paraId="00000133">
            <w:pPr>
              <w:spacing w:after="80" w:line="240" w:lineRule="auto"/>
              <w:ind w:firstLine="0"/>
              <w:jc w:val="left"/>
              <w:rPr>
                <w:color w:val="000000"/>
              </w:rPr>
            </w:pPr>
            <w:r w:rsidDel="00000000" w:rsidR="00000000" w:rsidRPr="00000000">
              <w:rPr>
                <w:color w:val="000000"/>
                <w:rtl w:val="0"/>
              </w:rPr>
              <w:t xml:space="preserve">The device fits into the storage rooms of the taverns</w:t>
            </w:r>
          </w:p>
        </w:tc>
        <w:tc>
          <w:tcPr>
            <w:tcBorders>
              <w:bottom w:color="000000" w:space="0" w:sz="4" w:val="single"/>
            </w:tcBorders>
            <w:shd w:fill="auto" w:val="clear"/>
          </w:tcPr>
          <w:p w:rsidR="00000000" w:rsidDel="00000000" w:rsidP="00000000" w:rsidRDefault="00000000" w:rsidRPr="00000000" w14:paraId="00000134">
            <w:pPr>
              <w:spacing w:after="0" w:line="240" w:lineRule="auto"/>
              <w:ind w:firstLine="0"/>
              <w:jc w:val="left"/>
              <w:rPr>
                <w:color w:val="000000"/>
              </w:rPr>
            </w:pPr>
            <w:r w:rsidDel="00000000" w:rsidR="00000000" w:rsidRPr="00000000">
              <w:rPr>
                <w:color w:val="000000"/>
                <w:rtl w:val="0"/>
              </w:rPr>
              <w:t xml:space="preserve">22</w:t>
            </w:r>
          </w:p>
        </w:tc>
        <w:tc>
          <w:tcPr>
            <w:tcBorders>
              <w:bottom w:color="000000" w:space="0" w:sz="4" w:val="single"/>
            </w:tcBorders>
            <w:shd w:fill="auto" w:val="clear"/>
          </w:tcPr>
          <w:p w:rsidR="00000000" w:rsidDel="00000000" w:rsidP="00000000" w:rsidRDefault="00000000" w:rsidRPr="00000000" w14:paraId="00000135">
            <w:pPr>
              <w:spacing w:after="0" w:line="240" w:lineRule="auto"/>
              <w:ind w:firstLine="0"/>
              <w:jc w:val="left"/>
              <w:rPr>
                <w:color w:val="000000"/>
              </w:rPr>
            </w:pPr>
            <w:r w:rsidDel="00000000" w:rsidR="00000000" w:rsidRPr="00000000">
              <w:rPr>
                <w:color w:val="000000"/>
                <w:rtl w:val="0"/>
              </w:rPr>
              <w:t xml:space="preserve">*</w:t>
            </w:r>
          </w:p>
        </w:tc>
      </w:tr>
      <w:tr>
        <w:trPr>
          <w:cantSplit w:val="0"/>
          <w:trHeight w:val="315" w:hRule="atLeast"/>
          <w:tblHeader w:val="0"/>
        </w:trPr>
        <w:tc>
          <w:tcPr>
            <w:tcBorders>
              <w:top w:color="000000" w:space="0" w:sz="4" w:val="single"/>
            </w:tcBorders>
            <w:shd w:fill="auto" w:val="clear"/>
          </w:tcPr>
          <w:p w:rsidR="00000000" w:rsidDel="00000000" w:rsidP="00000000" w:rsidRDefault="00000000" w:rsidRPr="00000000" w14:paraId="00000136">
            <w:pPr>
              <w:spacing w:after="120" w:before="60" w:line="240" w:lineRule="auto"/>
              <w:ind w:firstLine="0"/>
              <w:jc w:val="left"/>
              <w:rPr>
                <w:b w:val="1"/>
                <w:color w:val="000000"/>
              </w:rPr>
            </w:pPr>
            <w:r w:rsidDel="00000000" w:rsidR="00000000" w:rsidRPr="00000000">
              <w:rPr>
                <w:b w:val="1"/>
                <w:color w:val="000000"/>
                <w:rtl w:val="0"/>
              </w:rPr>
              <w:t xml:space="preserve">The cleaning process does not endanger the user nor the environment</w:t>
            </w:r>
          </w:p>
        </w:tc>
        <w:tc>
          <w:tcPr>
            <w:tcBorders>
              <w:top w:color="000000" w:space="0" w:sz="4" w:val="single"/>
            </w:tcBorders>
            <w:shd w:fill="auto" w:val="clear"/>
          </w:tcPr>
          <w:p w:rsidR="00000000" w:rsidDel="00000000" w:rsidP="00000000" w:rsidRDefault="00000000" w:rsidRPr="00000000" w14:paraId="00000137">
            <w:pPr>
              <w:spacing w:after="0" w:line="240" w:lineRule="auto"/>
              <w:ind w:firstLine="0"/>
              <w:jc w:val="left"/>
              <w:rPr>
                <w:color w:val="000000"/>
              </w:rPr>
            </w:pPr>
            <w:r w:rsidDel="00000000" w:rsidR="00000000" w:rsidRPr="00000000">
              <w:rPr>
                <w:color w:val="000000"/>
                <w:rtl w:val="0"/>
              </w:rPr>
              <w:t xml:space="preserve"> </w:t>
            </w:r>
          </w:p>
        </w:tc>
        <w:tc>
          <w:tcPr>
            <w:tcBorders>
              <w:top w:color="000000" w:space="0" w:sz="4" w:val="single"/>
            </w:tcBorders>
            <w:shd w:fill="auto" w:val="clear"/>
          </w:tcPr>
          <w:p w:rsidR="00000000" w:rsidDel="00000000" w:rsidP="00000000" w:rsidRDefault="00000000" w:rsidRPr="00000000" w14:paraId="00000138">
            <w:pPr>
              <w:spacing w:after="0" w:line="240" w:lineRule="auto"/>
              <w:ind w:firstLine="0"/>
              <w:jc w:val="left"/>
              <w:rPr>
                <w:color w:val="000000"/>
              </w:rPr>
            </w:pPr>
            <w:r w:rsidDel="00000000" w:rsidR="00000000" w:rsidRPr="00000000">
              <w:rPr>
                <w:color w:val="000000"/>
                <w:rtl w:val="0"/>
              </w:rPr>
              <w:t xml:space="preserve"> </w:t>
            </w:r>
          </w:p>
        </w:tc>
      </w:tr>
      <w:tr>
        <w:trPr>
          <w:cantSplit w:val="0"/>
          <w:trHeight w:val="315" w:hRule="atLeast"/>
          <w:tblHeader w:val="0"/>
        </w:trPr>
        <w:tc>
          <w:tcPr>
            <w:shd w:fill="auto" w:val="clear"/>
          </w:tcPr>
          <w:p w:rsidR="00000000" w:rsidDel="00000000" w:rsidP="00000000" w:rsidRDefault="00000000" w:rsidRPr="00000000" w14:paraId="00000139">
            <w:pPr>
              <w:spacing w:after="80" w:line="240" w:lineRule="auto"/>
              <w:ind w:firstLine="0"/>
              <w:jc w:val="left"/>
              <w:rPr>
                <w:color w:val="000000"/>
              </w:rPr>
            </w:pPr>
            <w:r w:rsidDel="00000000" w:rsidR="00000000" w:rsidRPr="00000000">
              <w:rPr>
                <w:color w:val="000000"/>
                <w:rtl w:val="0"/>
              </w:rPr>
              <w:t xml:space="preserve">Parts that could harm the user are designed properly to prevent accidents</w:t>
            </w:r>
          </w:p>
        </w:tc>
        <w:tc>
          <w:tcPr>
            <w:shd w:fill="auto" w:val="clear"/>
          </w:tcPr>
          <w:p w:rsidR="00000000" w:rsidDel="00000000" w:rsidP="00000000" w:rsidRDefault="00000000" w:rsidRPr="00000000" w14:paraId="0000013A">
            <w:pPr>
              <w:spacing w:after="0" w:line="240" w:lineRule="auto"/>
              <w:ind w:firstLine="0"/>
              <w:jc w:val="left"/>
              <w:rPr>
                <w:color w:val="000000"/>
              </w:rPr>
            </w:pPr>
            <w:r w:rsidDel="00000000" w:rsidR="00000000" w:rsidRPr="00000000">
              <w:rPr>
                <w:color w:val="000000"/>
                <w:rtl w:val="0"/>
              </w:rPr>
              <w:t xml:space="preserve">23</w:t>
            </w:r>
          </w:p>
        </w:tc>
        <w:tc>
          <w:tcPr>
            <w:shd w:fill="auto" w:val="clear"/>
          </w:tcPr>
          <w:p w:rsidR="00000000" w:rsidDel="00000000" w:rsidP="00000000" w:rsidRDefault="00000000" w:rsidRPr="00000000" w14:paraId="0000013B">
            <w:pPr>
              <w:spacing w:after="0" w:line="240" w:lineRule="auto"/>
              <w:ind w:firstLine="0"/>
              <w:jc w:val="left"/>
              <w:rPr>
                <w:color w:val="000000"/>
              </w:rPr>
            </w:pPr>
            <w:r w:rsidDel="00000000" w:rsidR="00000000" w:rsidRPr="00000000">
              <w:rPr>
                <w:color w:val="000000"/>
                <w:rtl w:val="0"/>
              </w:rPr>
              <w:t xml:space="preserve">*****</w:t>
            </w:r>
          </w:p>
        </w:tc>
      </w:tr>
      <w:tr>
        <w:trPr>
          <w:cantSplit w:val="0"/>
          <w:trHeight w:val="315" w:hRule="atLeast"/>
          <w:tblHeader w:val="0"/>
        </w:trPr>
        <w:tc>
          <w:tcPr>
            <w:shd w:fill="auto" w:val="clear"/>
          </w:tcPr>
          <w:p w:rsidR="00000000" w:rsidDel="00000000" w:rsidP="00000000" w:rsidRDefault="00000000" w:rsidRPr="00000000" w14:paraId="0000013C">
            <w:pPr>
              <w:spacing w:after="80" w:line="240" w:lineRule="auto"/>
              <w:ind w:firstLine="0"/>
              <w:jc w:val="left"/>
              <w:rPr>
                <w:color w:val="000000"/>
              </w:rPr>
            </w:pPr>
            <w:r w:rsidDel="00000000" w:rsidR="00000000" w:rsidRPr="00000000">
              <w:rPr>
                <w:color w:val="000000"/>
                <w:rtl w:val="0"/>
              </w:rPr>
              <w:t xml:space="preserve">The accumulated waste water and particles do not harm the environment</w:t>
            </w:r>
          </w:p>
        </w:tc>
        <w:tc>
          <w:tcPr>
            <w:shd w:fill="auto" w:val="clear"/>
          </w:tcPr>
          <w:p w:rsidR="00000000" w:rsidDel="00000000" w:rsidP="00000000" w:rsidRDefault="00000000" w:rsidRPr="00000000" w14:paraId="0000013D">
            <w:pPr>
              <w:spacing w:after="0" w:line="240" w:lineRule="auto"/>
              <w:ind w:firstLine="0"/>
              <w:jc w:val="left"/>
              <w:rPr>
                <w:color w:val="000000"/>
              </w:rPr>
            </w:pPr>
            <w:r w:rsidDel="00000000" w:rsidR="00000000" w:rsidRPr="00000000">
              <w:rPr>
                <w:color w:val="000000"/>
                <w:rtl w:val="0"/>
              </w:rPr>
              <w:t xml:space="preserve">24</w:t>
            </w:r>
          </w:p>
        </w:tc>
        <w:tc>
          <w:tcPr>
            <w:shd w:fill="auto" w:val="clear"/>
          </w:tcPr>
          <w:p w:rsidR="00000000" w:rsidDel="00000000" w:rsidP="00000000" w:rsidRDefault="00000000" w:rsidRPr="00000000" w14:paraId="0000013E">
            <w:pPr>
              <w:spacing w:after="0" w:line="240" w:lineRule="auto"/>
              <w:ind w:firstLine="0"/>
              <w:jc w:val="left"/>
              <w:rPr>
                <w:color w:val="000000"/>
              </w:rPr>
            </w:pPr>
            <w:r w:rsidDel="00000000" w:rsidR="00000000" w:rsidRPr="00000000">
              <w:rPr>
                <w:color w:val="000000"/>
                <w:rtl w:val="0"/>
              </w:rPr>
              <w:t xml:space="preserve">****</w:t>
            </w:r>
          </w:p>
        </w:tc>
      </w:tr>
      <w:tr>
        <w:trPr>
          <w:cantSplit w:val="0"/>
          <w:trHeight w:val="315" w:hRule="atLeast"/>
          <w:tblHeader w:val="0"/>
        </w:trPr>
        <w:tc>
          <w:tcPr>
            <w:shd w:fill="auto" w:val="clear"/>
          </w:tcPr>
          <w:p w:rsidR="00000000" w:rsidDel="00000000" w:rsidP="00000000" w:rsidRDefault="00000000" w:rsidRPr="00000000" w14:paraId="0000013F">
            <w:pPr>
              <w:spacing w:after="80" w:line="240" w:lineRule="auto"/>
              <w:ind w:firstLine="0"/>
              <w:jc w:val="left"/>
              <w:rPr>
                <w:color w:val="000000"/>
              </w:rPr>
            </w:pPr>
            <w:r w:rsidDel="00000000" w:rsidR="00000000" w:rsidRPr="00000000">
              <w:rPr>
                <w:color w:val="000000"/>
                <w:rtl w:val="0"/>
              </w:rPr>
              <w:t xml:space="preserve">The cleaning process uses low amounts of water</w:t>
            </w:r>
          </w:p>
        </w:tc>
        <w:tc>
          <w:tcPr>
            <w:shd w:fill="auto" w:val="clear"/>
          </w:tcPr>
          <w:p w:rsidR="00000000" w:rsidDel="00000000" w:rsidP="00000000" w:rsidRDefault="00000000" w:rsidRPr="00000000" w14:paraId="00000140">
            <w:pPr>
              <w:spacing w:after="0" w:line="240" w:lineRule="auto"/>
              <w:ind w:firstLine="0"/>
              <w:jc w:val="left"/>
              <w:rPr>
                <w:color w:val="000000"/>
              </w:rPr>
            </w:pPr>
            <w:r w:rsidDel="00000000" w:rsidR="00000000" w:rsidRPr="00000000">
              <w:rPr>
                <w:color w:val="000000"/>
                <w:rtl w:val="0"/>
              </w:rPr>
              <w:t xml:space="preserve">25</w:t>
            </w:r>
          </w:p>
        </w:tc>
        <w:tc>
          <w:tcPr>
            <w:shd w:fill="auto" w:val="clear"/>
          </w:tcPr>
          <w:p w:rsidR="00000000" w:rsidDel="00000000" w:rsidP="00000000" w:rsidRDefault="00000000" w:rsidRPr="00000000" w14:paraId="00000141">
            <w:pPr>
              <w:spacing w:after="0" w:line="240" w:lineRule="auto"/>
              <w:ind w:firstLine="0"/>
              <w:jc w:val="left"/>
              <w:rPr>
                <w:color w:val="000000"/>
              </w:rPr>
            </w:pPr>
            <w:r w:rsidDel="00000000" w:rsidR="00000000" w:rsidRPr="00000000">
              <w:rPr>
                <w:color w:val="000000"/>
                <w:rtl w:val="0"/>
              </w:rPr>
              <w:t xml:space="preserve">***</w:t>
            </w:r>
          </w:p>
        </w:tc>
      </w:tr>
      <w:tr>
        <w:trPr>
          <w:cantSplit w:val="0"/>
          <w:trHeight w:val="87" w:hRule="atLeast"/>
          <w:tblHeader w:val="0"/>
        </w:trPr>
        <w:tc>
          <w:tcPr>
            <w:tcBorders>
              <w:bottom w:color="000000" w:space="0" w:sz="4" w:val="single"/>
            </w:tcBorders>
            <w:shd w:fill="auto" w:val="clear"/>
          </w:tcPr>
          <w:p w:rsidR="00000000" w:rsidDel="00000000" w:rsidP="00000000" w:rsidRDefault="00000000" w:rsidRPr="00000000" w14:paraId="00000142">
            <w:pPr>
              <w:spacing w:after="80" w:line="240" w:lineRule="auto"/>
              <w:ind w:firstLine="0"/>
              <w:jc w:val="left"/>
              <w:rPr>
                <w:color w:val="000000"/>
              </w:rPr>
            </w:pPr>
            <w:r w:rsidDel="00000000" w:rsidR="00000000" w:rsidRPr="00000000">
              <w:rPr>
                <w:color w:val="000000"/>
                <w:rtl w:val="0"/>
              </w:rPr>
              <w:t xml:space="preserve">The cleaning process prevents contact between user and contamination</w:t>
            </w:r>
          </w:p>
        </w:tc>
        <w:tc>
          <w:tcPr>
            <w:tcBorders>
              <w:bottom w:color="000000" w:space="0" w:sz="4" w:val="single"/>
            </w:tcBorders>
            <w:shd w:fill="auto" w:val="clear"/>
          </w:tcPr>
          <w:p w:rsidR="00000000" w:rsidDel="00000000" w:rsidP="00000000" w:rsidRDefault="00000000" w:rsidRPr="00000000" w14:paraId="00000143">
            <w:pPr>
              <w:spacing w:after="0" w:line="240" w:lineRule="auto"/>
              <w:ind w:firstLine="0"/>
              <w:jc w:val="left"/>
              <w:rPr>
                <w:color w:val="000000"/>
              </w:rPr>
            </w:pPr>
            <w:r w:rsidDel="00000000" w:rsidR="00000000" w:rsidRPr="00000000">
              <w:rPr>
                <w:color w:val="000000"/>
                <w:rtl w:val="0"/>
              </w:rPr>
              <w:t xml:space="preserve">26</w:t>
            </w:r>
          </w:p>
        </w:tc>
        <w:tc>
          <w:tcPr>
            <w:tcBorders>
              <w:bottom w:color="000000" w:space="0" w:sz="4" w:val="single"/>
            </w:tcBorders>
            <w:shd w:fill="auto" w:val="clear"/>
          </w:tcPr>
          <w:p w:rsidR="00000000" w:rsidDel="00000000" w:rsidP="00000000" w:rsidRDefault="00000000" w:rsidRPr="00000000" w14:paraId="00000144">
            <w:pPr>
              <w:spacing w:after="0" w:line="240" w:lineRule="auto"/>
              <w:ind w:firstLine="0"/>
              <w:jc w:val="left"/>
              <w:rPr>
                <w:color w:val="000000"/>
              </w:rPr>
            </w:pPr>
            <w:r w:rsidDel="00000000" w:rsidR="00000000" w:rsidRPr="00000000">
              <w:rPr>
                <w:color w:val="000000"/>
                <w:rtl w:val="0"/>
              </w:rPr>
              <w:t xml:space="preserve">*</w:t>
            </w:r>
          </w:p>
        </w:tc>
      </w:tr>
      <w:tr>
        <w:trPr>
          <w:cantSplit w:val="0"/>
          <w:trHeight w:val="315" w:hRule="atLeast"/>
          <w:tblHeader w:val="0"/>
        </w:trPr>
        <w:tc>
          <w:tcPr>
            <w:tcBorders>
              <w:top w:color="000000" w:space="0" w:sz="4" w:val="single"/>
            </w:tcBorders>
            <w:shd w:fill="auto" w:val="clear"/>
          </w:tcPr>
          <w:p w:rsidR="00000000" w:rsidDel="00000000" w:rsidP="00000000" w:rsidRDefault="00000000" w:rsidRPr="00000000" w14:paraId="00000145">
            <w:pPr>
              <w:spacing w:after="120" w:before="60" w:line="240" w:lineRule="auto"/>
              <w:ind w:firstLine="0"/>
              <w:jc w:val="left"/>
              <w:rPr>
                <w:b w:val="1"/>
                <w:color w:val="000000"/>
              </w:rPr>
            </w:pPr>
            <w:r w:rsidDel="00000000" w:rsidR="00000000" w:rsidRPr="00000000">
              <w:rPr>
                <w:b w:val="1"/>
                <w:color w:val="000000"/>
                <w:rtl w:val="0"/>
              </w:rPr>
              <w:t xml:space="preserve">The system is aesthetically appealing</w:t>
            </w:r>
          </w:p>
        </w:tc>
        <w:tc>
          <w:tcPr>
            <w:tcBorders>
              <w:top w:color="000000" w:space="0" w:sz="4" w:val="single"/>
            </w:tcBorders>
            <w:shd w:fill="auto" w:val="clear"/>
          </w:tcPr>
          <w:p w:rsidR="00000000" w:rsidDel="00000000" w:rsidP="00000000" w:rsidRDefault="00000000" w:rsidRPr="00000000" w14:paraId="00000146">
            <w:pPr>
              <w:spacing w:after="0" w:line="240" w:lineRule="auto"/>
              <w:ind w:firstLine="0"/>
              <w:jc w:val="left"/>
              <w:rPr>
                <w:color w:val="000000"/>
              </w:rPr>
            </w:pPr>
            <w:r w:rsidDel="00000000" w:rsidR="00000000" w:rsidRPr="00000000">
              <w:rPr>
                <w:color w:val="000000"/>
                <w:rtl w:val="0"/>
              </w:rPr>
              <w:t xml:space="preserve"> </w:t>
            </w:r>
          </w:p>
        </w:tc>
        <w:tc>
          <w:tcPr>
            <w:tcBorders>
              <w:top w:color="000000" w:space="0" w:sz="4" w:val="single"/>
            </w:tcBorders>
            <w:shd w:fill="auto" w:val="clear"/>
          </w:tcPr>
          <w:p w:rsidR="00000000" w:rsidDel="00000000" w:rsidP="00000000" w:rsidRDefault="00000000" w:rsidRPr="00000000" w14:paraId="00000147">
            <w:pPr>
              <w:spacing w:after="0" w:line="240" w:lineRule="auto"/>
              <w:ind w:firstLine="0"/>
              <w:jc w:val="left"/>
              <w:rPr>
                <w:color w:val="000000"/>
              </w:rPr>
            </w:pPr>
            <w:r w:rsidDel="00000000" w:rsidR="00000000" w:rsidRPr="00000000">
              <w:rPr>
                <w:color w:val="000000"/>
                <w:rtl w:val="0"/>
              </w:rPr>
              <w:t xml:space="preserve"> </w:t>
            </w:r>
          </w:p>
        </w:tc>
      </w:tr>
      <w:tr>
        <w:trPr>
          <w:cantSplit w:val="0"/>
          <w:trHeight w:val="315" w:hRule="atLeast"/>
          <w:tblHeader w:val="0"/>
        </w:trPr>
        <w:tc>
          <w:tcPr>
            <w:shd w:fill="auto" w:val="clear"/>
          </w:tcPr>
          <w:p w:rsidR="00000000" w:rsidDel="00000000" w:rsidP="00000000" w:rsidRDefault="00000000" w:rsidRPr="00000000" w14:paraId="00000148">
            <w:pPr>
              <w:spacing w:after="80" w:line="240" w:lineRule="auto"/>
              <w:ind w:firstLine="0"/>
              <w:jc w:val="left"/>
              <w:rPr>
                <w:color w:val="000000"/>
              </w:rPr>
            </w:pPr>
            <w:r w:rsidDel="00000000" w:rsidR="00000000" w:rsidRPr="00000000">
              <w:rPr>
                <w:color w:val="000000"/>
                <w:rtl w:val="0"/>
              </w:rPr>
              <w:t xml:space="preserve">The appearance of the device attracts the user to operate it correctly</w:t>
            </w:r>
          </w:p>
        </w:tc>
        <w:tc>
          <w:tcPr>
            <w:shd w:fill="auto" w:val="clear"/>
          </w:tcPr>
          <w:p w:rsidR="00000000" w:rsidDel="00000000" w:rsidP="00000000" w:rsidRDefault="00000000" w:rsidRPr="00000000" w14:paraId="00000149">
            <w:pPr>
              <w:spacing w:after="0" w:line="240" w:lineRule="auto"/>
              <w:ind w:firstLine="0"/>
              <w:jc w:val="left"/>
              <w:rPr>
                <w:color w:val="000000"/>
              </w:rPr>
            </w:pPr>
            <w:r w:rsidDel="00000000" w:rsidR="00000000" w:rsidRPr="00000000">
              <w:rPr>
                <w:color w:val="000000"/>
                <w:rtl w:val="0"/>
              </w:rPr>
              <w:t xml:space="preserve">27</w:t>
            </w:r>
          </w:p>
        </w:tc>
        <w:tc>
          <w:tcPr>
            <w:shd w:fill="auto" w:val="clear"/>
          </w:tcPr>
          <w:p w:rsidR="00000000" w:rsidDel="00000000" w:rsidP="00000000" w:rsidRDefault="00000000" w:rsidRPr="00000000" w14:paraId="0000014A">
            <w:pPr>
              <w:spacing w:after="0" w:line="240" w:lineRule="auto"/>
              <w:ind w:firstLine="0"/>
              <w:jc w:val="left"/>
              <w:rPr>
                <w:color w:val="000000"/>
              </w:rPr>
            </w:pPr>
            <w:r w:rsidDel="00000000" w:rsidR="00000000" w:rsidRPr="00000000">
              <w:rPr>
                <w:color w:val="000000"/>
                <w:rtl w:val="0"/>
              </w:rPr>
              <w:t xml:space="preserve">****</w:t>
            </w:r>
          </w:p>
        </w:tc>
      </w:tr>
      <w:tr>
        <w:trPr>
          <w:cantSplit w:val="0"/>
          <w:trHeight w:val="315" w:hRule="atLeast"/>
          <w:tblHeader w:val="0"/>
        </w:trPr>
        <w:tc>
          <w:tcPr>
            <w:shd w:fill="auto" w:val="clear"/>
          </w:tcPr>
          <w:p w:rsidR="00000000" w:rsidDel="00000000" w:rsidP="00000000" w:rsidRDefault="00000000" w:rsidRPr="00000000" w14:paraId="0000014B">
            <w:pPr>
              <w:spacing w:after="80" w:line="240" w:lineRule="auto"/>
              <w:ind w:firstLine="0"/>
              <w:jc w:val="left"/>
              <w:rPr>
                <w:color w:val="000000"/>
              </w:rPr>
            </w:pPr>
            <w:r w:rsidDel="00000000" w:rsidR="00000000" w:rsidRPr="00000000">
              <w:rPr>
                <w:color w:val="000000"/>
                <w:rtl w:val="0"/>
              </w:rPr>
              <w:t xml:space="preserve">The design conveys the connection to Chibuku and the taverns</w:t>
            </w:r>
          </w:p>
        </w:tc>
        <w:tc>
          <w:tcPr>
            <w:shd w:fill="auto" w:val="clear"/>
          </w:tcPr>
          <w:p w:rsidR="00000000" w:rsidDel="00000000" w:rsidP="00000000" w:rsidRDefault="00000000" w:rsidRPr="00000000" w14:paraId="0000014C">
            <w:pPr>
              <w:spacing w:after="0" w:line="240" w:lineRule="auto"/>
              <w:ind w:firstLine="0"/>
              <w:jc w:val="left"/>
              <w:rPr>
                <w:color w:val="000000"/>
              </w:rPr>
            </w:pPr>
            <w:r w:rsidDel="00000000" w:rsidR="00000000" w:rsidRPr="00000000">
              <w:rPr>
                <w:color w:val="000000"/>
                <w:rtl w:val="0"/>
              </w:rPr>
              <w:t xml:space="preserve">28</w:t>
            </w:r>
          </w:p>
        </w:tc>
        <w:tc>
          <w:tcPr>
            <w:shd w:fill="auto" w:val="clear"/>
          </w:tcPr>
          <w:p w:rsidR="00000000" w:rsidDel="00000000" w:rsidP="00000000" w:rsidRDefault="00000000" w:rsidRPr="00000000" w14:paraId="0000014D">
            <w:pPr>
              <w:spacing w:after="0" w:line="240" w:lineRule="auto"/>
              <w:ind w:firstLine="0"/>
              <w:jc w:val="left"/>
              <w:rPr>
                <w:color w:val="000000"/>
              </w:rPr>
            </w:pPr>
            <w:r w:rsidDel="00000000" w:rsidR="00000000" w:rsidRPr="00000000">
              <w:rPr>
                <w:color w:val="000000"/>
                <w:rtl w:val="0"/>
              </w:rPr>
              <w:t xml:space="preserve">***</w:t>
            </w:r>
          </w:p>
        </w:tc>
      </w:tr>
      <w:tr>
        <w:trPr>
          <w:cantSplit w:val="0"/>
          <w:trHeight w:val="315" w:hRule="atLeast"/>
          <w:tblHeader w:val="0"/>
        </w:trPr>
        <w:tc>
          <w:tcPr>
            <w:tcBorders>
              <w:bottom w:color="000000" w:space="0" w:sz="4" w:val="single"/>
            </w:tcBorders>
            <w:shd w:fill="auto" w:val="clear"/>
          </w:tcPr>
          <w:p w:rsidR="00000000" w:rsidDel="00000000" w:rsidP="00000000" w:rsidRDefault="00000000" w:rsidRPr="00000000" w14:paraId="0000014E">
            <w:pPr>
              <w:spacing w:after="80" w:line="240" w:lineRule="auto"/>
              <w:ind w:firstLine="0"/>
              <w:jc w:val="left"/>
              <w:rPr>
                <w:color w:val="000000"/>
              </w:rPr>
            </w:pPr>
            <w:r w:rsidDel="00000000" w:rsidR="00000000" w:rsidRPr="00000000">
              <w:rPr>
                <w:color w:val="000000"/>
                <w:rtl w:val="0"/>
              </w:rPr>
              <w:t xml:space="preserve">The design is appealing to workers, tavern clients and pedestrians</w:t>
            </w:r>
          </w:p>
        </w:tc>
        <w:tc>
          <w:tcPr>
            <w:tcBorders>
              <w:bottom w:color="000000" w:space="0" w:sz="4" w:val="single"/>
            </w:tcBorders>
            <w:shd w:fill="auto" w:val="clear"/>
          </w:tcPr>
          <w:p w:rsidR="00000000" w:rsidDel="00000000" w:rsidP="00000000" w:rsidRDefault="00000000" w:rsidRPr="00000000" w14:paraId="0000014F">
            <w:pPr>
              <w:spacing w:after="0" w:line="240" w:lineRule="auto"/>
              <w:ind w:firstLine="0"/>
              <w:jc w:val="left"/>
              <w:rPr>
                <w:color w:val="000000"/>
              </w:rPr>
            </w:pPr>
            <w:r w:rsidDel="00000000" w:rsidR="00000000" w:rsidRPr="00000000">
              <w:rPr>
                <w:color w:val="000000"/>
                <w:rtl w:val="0"/>
              </w:rPr>
              <w:t xml:space="preserve">29</w:t>
            </w:r>
          </w:p>
        </w:tc>
        <w:tc>
          <w:tcPr>
            <w:tcBorders>
              <w:bottom w:color="000000" w:space="0" w:sz="4" w:val="single"/>
            </w:tcBorders>
            <w:shd w:fill="auto" w:val="clear"/>
          </w:tcPr>
          <w:p w:rsidR="00000000" w:rsidDel="00000000" w:rsidP="00000000" w:rsidRDefault="00000000" w:rsidRPr="00000000" w14:paraId="00000150">
            <w:pPr>
              <w:spacing w:after="0" w:line="240" w:lineRule="auto"/>
              <w:ind w:firstLine="0"/>
              <w:jc w:val="left"/>
              <w:rPr>
                <w:color w:val="000000"/>
              </w:rPr>
            </w:pPr>
            <w:r w:rsidDel="00000000" w:rsidR="00000000" w:rsidRPr="00000000">
              <w:rPr>
                <w:color w:val="000000"/>
                <w:rtl w:val="0"/>
              </w:rPr>
              <w:t xml:space="preserve">**</w:t>
            </w:r>
          </w:p>
        </w:tc>
      </w:tr>
    </w:tbl>
    <w:p w:rsidR="00000000" w:rsidDel="00000000" w:rsidP="00000000" w:rsidRDefault="00000000" w:rsidRPr="00000000" w14:paraId="00000151">
      <w:pPr>
        <w:ind w:firstLine="0"/>
        <w:rPr/>
      </w:pPr>
      <w:r w:rsidDel="00000000" w:rsidR="00000000" w:rsidRPr="00000000">
        <w:rPr>
          <w:rtl w:val="0"/>
        </w:rPr>
      </w:r>
    </w:p>
    <w:p w:rsidR="00000000" w:rsidDel="00000000" w:rsidP="00000000" w:rsidRDefault="00000000" w:rsidRPr="00000000" w14:paraId="00000152">
      <w:pPr>
        <w:ind w:firstLine="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317500</wp:posOffset>
                </wp:positionV>
                <wp:extent cx="5392420" cy="4062095"/>
                <wp:effectExtent b="0" l="0" r="0" t="0"/>
                <wp:wrapTopAndBottom distB="0" distT="0"/>
                <wp:docPr id="9" name=""/>
                <a:graphic>
                  <a:graphicData uri="http://schemas.microsoft.com/office/word/2010/wordprocessingGroup">
                    <wpg:wgp>
                      <wpg:cNvGrpSpPr/>
                      <wpg:grpSpPr>
                        <a:xfrm>
                          <a:off x="2649775" y="1748950"/>
                          <a:ext cx="5392420" cy="4062095"/>
                          <a:chOff x="2649775" y="1748950"/>
                          <a:chExt cx="5392450" cy="4062100"/>
                        </a:xfrm>
                      </wpg:grpSpPr>
                      <wpg:grpSp>
                        <wpg:cNvGrpSpPr/>
                        <wpg:grpSpPr>
                          <a:xfrm>
                            <a:off x="2649790" y="1748953"/>
                            <a:ext cx="5392420" cy="4062095"/>
                            <a:chOff x="0" y="0"/>
                            <a:chExt cx="5392420" cy="4062095"/>
                          </a:xfrm>
                        </wpg:grpSpPr>
                        <wps:wsp>
                          <wps:cNvSpPr/>
                          <wps:cNvPr id="3" name="Shape 3"/>
                          <wps:spPr>
                            <a:xfrm>
                              <a:off x="0" y="0"/>
                              <a:ext cx="5392400" cy="4062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6" name="Shape 46"/>
                            <pic:cNvPicPr preferRelativeResize="0"/>
                          </pic:nvPicPr>
                          <pic:blipFill rotWithShape="1">
                            <a:blip r:embed="rId11">
                              <a:alphaModFix/>
                            </a:blip>
                            <a:srcRect b="0" l="0" r="0" t="0"/>
                            <a:stretch/>
                          </pic:blipFill>
                          <pic:spPr>
                            <a:xfrm>
                              <a:off x="0" y="0"/>
                              <a:ext cx="5392420" cy="3742055"/>
                            </a:xfrm>
                            <a:prstGeom prst="rect">
                              <a:avLst/>
                            </a:prstGeom>
                            <a:noFill/>
                            <a:ln>
                              <a:noFill/>
                            </a:ln>
                          </pic:spPr>
                        </pic:pic>
                        <wps:wsp>
                          <wps:cNvSpPr/>
                          <wps:cNvPr id="47" name="Shape 47"/>
                          <wps:spPr>
                            <a:xfrm>
                              <a:off x="0" y="3803650"/>
                              <a:ext cx="5392420" cy="25844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1: Activity Diagram.</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317500</wp:posOffset>
                </wp:positionV>
                <wp:extent cx="5392420" cy="4062095"/>
                <wp:effectExtent b="0" l="0" r="0" t="0"/>
                <wp:wrapTopAndBottom distB="0" distT="0"/>
                <wp:docPr id="9" name="image11.png"/>
                <a:graphic>
                  <a:graphicData uri="http://schemas.openxmlformats.org/drawingml/2006/picture">
                    <pic:pic>
                      <pic:nvPicPr>
                        <pic:cNvPr id="0" name="image11.png"/>
                        <pic:cNvPicPr preferRelativeResize="0"/>
                      </pic:nvPicPr>
                      <pic:blipFill>
                        <a:blip r:embed="rId12"/>
                        <a:srcRect/>
                        <a:stretch>
                          <a:fillRect/>
                        </a:stretch>
                      </pic:blipFill>
                      <pic:spPr>
                        <a:xfrm>
                          <a:off x="0" y="0"/>
                          <a:ext cx="5392420" cy="4062095"/>
                        </a:xfrm>
                        <a:prstGeom prst="rect"/>
                        <a:ln/>
                      </pic:spPr>
                    </pic:pic>
                  </a:graphicData>
                </a:graphic>
              </wp:anchor>
            </w:drawing>
          </mc:Fallback>
        </mc:AlternateContent>
      </w:r>
    </w:p>
    <w:p w:rsidR="00000000" w:rsidDel="00000000" w:rsidP="00000000" w:rsidRDefault="00000000" w:rsidRPr="00000000" w14:paraId="00000153">
      <w:pPr>
        <w:ind w:firstLine="0"/>
        <w:rPr>
          <w:color w:val="000000"/>
          <w:sz w:val="24"/>
          <w:szCs w:val="24"/>
        </w:rPr>
      </w:pPr>
      <w:r w:rsidDel="00000000" w:rsidR="00000000" w:rsidRPr="00000000">
        <w:rPr>
          <w:rtl w:val="0"/>
        </w:rPr>
      </w:r>
    </w:p>
    <w:p w:rsidR="00000000" w:rsidDel="00000000" w:rsidP="00000000" w:rsidRDefault="00000000" w:rsidRPr="00000000" w14:paraId="00000154">
      <w:pPr>
        <w:pStyle w:val="Heading3"/>
        <w:numPr>
          <w:ilvl w:val="2"/>
          <w:numId w:val="12"/>
        </w:numPr>
        <w:ind w:left="720" w:hanging="720"/>
        <w:rPr/>
      </w:pPr>
      <w:bookmarkStart w:colFirst="0" w:colLast="0" w:name="_heading=h.lnxbz9" w:id="16"/>
      <w:bookmarkEnd w:id="16"/>
      <w:r w:rsidDel="00000000" w:rsidR="00000000" w:rsidRPr="00000000">
        <w:rPr>
          <w:rtl w:val="0"/>
        </w:rPr>
        <w:t xml:space="preserve">Need-Metrics Matrix</w:t>
      </w:r>
    </w:p>
    <w:p w:rsidR="00000000" w:rsidDel="00000000" w:rsidP="00000000" w:rsidRDefault="00000000" w:rsidRPr="00000000" w14:paraId="00000155">
      <w:pPr>
        <w:rPr/>
      </w:pPr>
      <w:r w:rsidDel="00000000" w:rsidR="00000000" w:rsidRPr="00000000">
        <w:rPr>
          <w:rtl w:val="0"/>
        </w:rPr>
        <w:t xml:space="preserve">As explained in Chapter XX, an elaborated set of user needs is not suitable yet to be directly implemented in the product design. For this reason, a translation from user needs into measurable quantities has to be performed. This is generally done by identifying at least one metric to every user need generated. For the sake of visibility, the translation is carried out in a Need-Metrics Matrix. This allows to verify that each user need is addressed by a unit. Appendix </w:t>
      </w:r>
      <w:r w:rsidDel="00000000" w:rsidR="00000000" w:rsidRPr="00000000">
        <w:rPr>
          <w:highlight w:val="yellow"/>
          <w:rtl w:val="0"/>
        </w:rPr>
        <w:t xml:space="preserve">XX</w:t>
      </w:r>
      <w:r w:rsidDel="00000000" w:rsidR="00000000" w:rsidRPr="00000000">
        <w:rPr>
          <w:rtl w:val="0"/>
        </w:rPr>
        <w:t xml:space="preserve"> depicts the Need-Metrics matrix where the rows contain the user needs, and the columns show the corresponding metrics. </w:t>
      </w:r>
    </w:p>
    <w:p w:rsidR="00000000" w:rsidDel="00000000" w:rsidP="00000000" w:rsidRDefault="00000000" w:rsidRPr="00000000" w14:paraId="00000156">
      <w:pPr>
        <w:pStyle w:val="Heading3"/>
        <w:numPr>
          <w:ilvl w:val="2"/>
          <w:numId w:val="12"/>
        </w:numPr>
        <w:ind w:left="720" w:hanging="720"/>
        <w:rPr/>
      </w:pPr>
      <w:bookmarkStart w:colFirst="0" w:colLast="0" w:name="_heading=h.35nkun2" w:id="17"/>
      <w:bookmarkEnd w:id="17"/>
      <w:r w:rsidDel="00000000" w:rsidR="00000000" w:rsidRPr="00000000">
        <w:rPr>
          <w:rtl w:val="0"/>
        </w:rPr>
        <w:t xml:space="preserve">Target Product Specifications</w:t>
      </w:r>
    </w:p>
    <w:p w:rsidR="00000000" w:rsidDel="00000000" w:rsidP="00000000" w:rsidRDefault="00000000" w:rsidRPr="00000000" w14:paraId="00000157">
      <w:pPr>
        <w:rPr/>
      </w:pPr>
      <w:r w:rsidDel="00000000" w:rsidR="00000000" w:rsidRPr="00000000">
        <w:rPr>
          <w:rtl w:val="0"/>
        </w:rPr>
        <w:t xml:space="preserve">Since the user needs have been successfully converted into measurable and thus, verifiable quantities, the units can be specified. While the Need-Metric matrix is suitable to observe the completeness of needs and metrics, it is not the most appropriate visualization for the subsequent design process. Thus, all the metrics identified are listed in a separate table. Next, marginal and ideal values are assigned to each metric. They have ideally been set by research, industry standards or comparison with competitors. Where a direct link to a physical entity was not possible, subjective units ranging from 1-5 have been introduced and were determined with help of the experience of the author. The target product specifications, depicted in Appendix </w:t>
      </w:r>
      <w:r w:rsidDel="00000000" w:rsidR="00000000" w:rsidRPr="00000000">
        <w:rPr>
          <w:highlight w:val="yellow"/>
          <w:rtl w:val="0"/>
        </w:rPr>
        <w:t xml:space="preserve">XX</w:t>
      </w:r>
      <w:r w:rsidDel="00000000" w:rsidR="00000000" w:rsidRPr="00000000">
        <w:rPr>
          <w:rtl w:val="0"/>
        </w:rPr>
        <w:t xml:space="preserve">, act as the main technical guidelines throughout the remaining development phases. Due to the iterative manner of a product development process, it is invaluable to be able to check whether the design always aligns with the fixed specifications.</w:t>
      </w:r>
    </w:p>
    <w:p w:rsidR="00000000" w:rsidDel="00000000" w:rsidP="00000000" w:rsidRDefault="00000000" w:rsidRPr="00000000" w14:paraId="00000158">
      <w:pPr>
        <w:pStyle w:val="Heading2"/>
        <w:numPr>
          <w:ilvl w:val="1"/>
          <w:numId w:val="12"/>
        </w:numPr>
        <w:ind w:left="576" w:hanging="576"/>
        <w:rPr/>
      </w:pPr>
      <w:bookmarkStart w:colFirst="0" w:colLast="0" w:name="_heading=h.1ksv4uv" w:id="18"/>
      <w:bookmarkEnd w:id="18"/>
      <w:r w:rsidDel="00000000" w:rsidR="00000000" w:rsidRPr="00000000">
        <w:rPr>
          <w:rtl w:val="0"/>
        </w:rPr>
        <w:t xml:space="preserve">Concept Development</w:t>
      </w:r>
    </w:p>
    <w:p w:rsidR="00000000" w:rsidDel="00000000" w:rsidP="00000000" w:rsidRDefault="00000000" w:rsidRPr="00000000" w14:paraId="00000159">
      <w:pPr>
        <w:pStyle w:val="Heading3"/>
        <w:numPr>
          <w:ilvl w:val="2"/>
          <w:numId w:val="12"/>
        </w:numPr>
        <w:ind w:left="720" w:hanging="720"/>
        <w:rPr/>
      </w:pPr>
      <w:bookmarkStart w:colFirst="0" w:colLast="0" w:name="_heading=h.44sinio" w:id="19"/>
      <w:bookmarkEnd w:id="19"/>
      <w:r w:rsidDel="00000000" w:rsidR="00000000" w:rsidRPr="00000000">
        <w:rPr>
          <w:rtl w:val="0"/>
        </w:rPr>
        <w:t xml:space="preserve">Concept Generation</w:t>
      </w:r>
    </w:p>
    <w:p w:rsidR="00000000" w:rsidDel="00000000" w:rsidP="00000000" w:rsidRDefault="00000000" w:rsidRPr="00000000" w14:paraId="0000015A">
      <w:pPr>
        <w:rPr/>
      </w:pPr>
      <w:r w:rsidDel="00000000" w:rsidR="00000000" w:rsidRPr="00000000">
        <w:rPr>
          <w:rtl w:val="0"/>
        </w:rPr>
        <w:t xml:space="preserve">Brainwriting was the selected method for the generation of concepts. In this phase, the four requirements for successful brainwriting as described in Chapter </w:t>
      </w:r>
      <w:r w:rsidDel="00000000" w:rsidR="00000000" w:rsidRPr="00000000">
        <w:rPr>
          <w:highlight w:val="yellow"/>
          <w:rtl w:val="0"/>
        </w:rPr>
        <w:t xml:space="preserve">XX</w:t>
      </w:r>
      <w:r w:rsidDel="00000000" w:rsidR="00000000" w:rsidRPr="00000000">
        <w:rPr>
          <w:rtl w:val="0"/>
        </w:rPr>
        <w:t xml:space="preserve"> were constantly kept in mind. To enhance the idea space for the large number of functions the device might offer, the tasks necessary to transform a dirty reject bottle into clean recyclables were categorized into three sub-systems. The concepts of each sub-system can be combined freely with concepts from another category, leading to an even higher number of possible end concepts. The concepts that appear in this Chapter have already undergone a first selection process, excluding concepts that are infeasible for the scope of this project. </w:t>
      </w:r>
      <w:r w:rsidDel="00000000" w:rsidR="00000000" w:rsidRPr="00000000">
        <w:rPr>
          <w:highlight w:val="yellow"/>
          <w:rtl w:val="0"/>
        </w:rPr>
        <w:t xml:space="preserve">(accessibility electric etc)</w:t>
      </w: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Expecting the worst-case scenario, the collected bottles are dirty inside and outside, and potentially crushed in case the previous owner wanted to minimize the volume of the bottle after drinking. For this reason, the first subfunction focuses on the re-inflation of reject bottles. Exposing the complete surface is crucial for a successful cleaning process since hidden edges might not be reached by the cleaning interface. Possible solutions for this problem are visualized by the concepts a) - g) depicted in Figure </w:t>
      </w:r>
      <w:r w:rsidDel="00000000" w:rsidR="00000000" w:rsidRPr="00000000">
        <w:rPr>
          <w:highlight w:val="yellow"/>
          <w:rtl w:val="0"/>
        </w:rPr>
        <w:t xml:space="preserve">X</w:t>
      </w:r>
      <w:r w:rsidDel="00000000" w:rsidR="00000000" w:rsidRPr="00000000">
        <w:rPr>
          <w:rtl w:val="0"/>
        </w:rPr>
        <w:t xml:space="preserve">.</w:t>
      </w:r>
    </w:p>
    <w:p w:rsidR="00000000" w:rsidDel="00000000" w:rsidP="00000000" w:rsidRDefault="00000000" w:rsidRPr="00000000" w14:paraId="0000015C">
      <w:pPr>
        <w:rPr/>
      </w:pPr>
      <w:r w:rsidDel="00000000" w:rsidR="00000000" w:rsidRPr="00000000">
        <w:rPr>
          <w:rtl w:val="0"/>
        </w:rPr>
        <w:t xml:space="preserve">Concept XX.a) and b) both show air powered re-inflation. Instead of using manual power directly on the bottle, pressurized air is used to reshape the bottle evenly from the inside of the bottle. Several pumping cycles reduce the force needed in one movement. In concept a), an air-tight clamp is attached to the lid of the bottle and pressurized air can be pumped inside the bottle. In contrast, concept b) does not need a customized lid, as the air pressure is kept inside a flexible balloon. As soon as the ballon touches the inside wall of the bottle, it will start to push against the wall and reinflates the bottle. Once the original width is reached, the balloon’s shape is adapting to the shape of the bottle until full re-inflation is reached. In both cases, the air will need to be released before removing the bottle.</w:t>
      </w:r>
    </w:p>
    <w:p w:rsidR="00000000" w:rsidDel="00000000" w:rsidP="00000000" w:rsidRDefault="00000000" w:rsidRPr="00000000" w14:paraId="0000015D">
      <w:pPr>
        <w:rPr/>
      </w:pPr>
      <w:r w:rsidDel="00000000" w:rsidR="00000000" w:rsidRPr="00000000">
        <w:rPr>
          <w:rtl w:val="0"/>
        </w:rPr>
        <w:t xml:space="preserve">Concepts XXc) – g) on the other hand use mechanical force to inflate the bottle in its original shape. In concept c), a pull-string mechanism with a scissor joint can be used to build up mechanical pressure from the inside to the outside. Due to the translation of vertical into horizontal movement, the mechanism can easily fit into the opening of the bottle while expanding laterally as soon as the brackets are inserted. Concept d) shows an adapted version of a hose plier tool. Setting the joint nearby the opening of the bottle, the brackets and the handle can expand/shrink laterally without being hindered by the opening. The power is introduced by pressing on the handle of the tool. Another form of expansion mechanism is explored in concept e). A twisting movement on the handle leads to lateral expansion of the brackets through a gear system. The expansion block can be shifted up and down to re-inflate the bottle at different positions on the vertical axis. Concept f) works similarly as the hose pliers in concept d). Through the different arrangement of the lever, the tool is pressed down to rotate the brackets around the joint. Further, a spring is used to re-position the brackets upon release of the force to ensure easy removal of the bottle. This setup uses upper body strength rather than the hand muscles which might be more ergonomic considering repeated execution. Last but not least, concept g) introduces a re-inflation concept where in comparison to a) – f) not the tool but rather the bottle undergoes movement. Here, the plastic bottle is placed over a fixed round tube, pressed and wiggled over the tube into its original shape. No moving parts are present in this concept.</w:t>
      </w:r>
    </w:p>
    <w:p w:rsidR="00000000" w:rsidDel="00000000" w:rsidP="00000000" w:rsidRDefault="00000000" w:rsidRPr="00000000" w14:paraId="0000015E">
      <w:pPr>
        <w:rPr/>
      </w:pPr>
      <w:r w:rsidDel="00000000" w:rsidR="00000000" w:rsidRPr="00000000">
        <w:rPr>
          <w:rtl w:val="0"/>
        </w:rPr>
        <w:t xml:space="preserve">The second sub-system focusses on the actual cleaning of the bottle. The concepts depicted in Figure </w:t>
      </w:r>
      <w:r w:rsidDel="00000000" w:rsidR="00000000" w:rsidRPr="00000000">
        <w:rPr>
          <w:highlight w:val="yellow"/>
          <w:rtl w:val="0"/>
        </w:rPr>
        <w:t xml:space="preserve">XX</w:t>
      </w:r>
      <w:r w:rsidDel="00000000" w:rsidR="00000000" w:rsidRPr="00000000">
        <w:rPr>
          <w:rtl w:val="0"/>
        </w:rPr>
        <w:t xml:space="preserve"> show different approaches of how to remove the organic contaminants as well as dirt that remain in/on the bottle after drinking and bottle disposal.</w:t>
      </w:r>
    </w:p>
    <w:p w:rsidR="00000000" w:rsidDel="00000000" w:rsidP="00000000" w:rsidRDefault="00000000" w:rsidRPr="00000000" w14:paraId="0000015F">
      <w:pPr>
        <w:rPr/>
      </w:pPr>
      <w:r w:rsidDel="00000000" w:rsidR="00000000" w:rsidRPr="00000000">
        <w:rPr>
          <w:rtl w:val="0"/>
        </w:rPr>
        <w:t xml:space="preserve">Concept XX.a) – d) cover different solutions for the mechanical removal of contaminants without the presence of water. The removal is introduced with help of the friction force between the bottle/contaminants and the solid cleaning surface. Concept a) introduces the cleaning with help of a brush or sponge with a handle. Further, narrow edges and the top rim of the bottle can be precisely cleaned with a smaller tool. In concept b), the bottle needs to be partially cut vertically in a cross-shaped manner before cleaning. This allows to bend the walls of the bottle outwards which exposes the inside of the bottle. Then, a scrapping tool with a sharp edge is moved over the inside walls of the bottles to scrap away the contaminants. Concept c) and d) stick to the need for cutting the bottle. In concept c) the bottom of the bottle is cut along 3 edges to create a pipe-like opening through the bottle. Next, a string with pieces of soft and abrasive brushes slides along the walls by being pulled through the bottle neck. Concept d) also makes use of the cross-shaped cut. The bottle is clamped between a spongy base plate and a bowl. By applying pressure onto the bowl as well as twisting the base plate, friction is created on the surface of the bottle. The last dry-cleaning approach is introduced by concept e). The bottle can be placed onto a set of brushes, which clean the inside and outside of the bottle simultaneously. Potentially, the brushes might be rotated around their vertical axes to remove the need of twisting the bottle itself. </w:t>
      </w:r>
    </w:p>
    <w:p w:rsidR="00000000" w:rsidDel="00000000" w:rsidP="00000000" w:rsidRDefault="00000000" w:rsidRPr="00000000" w14:paraId="00000160">
      <w:pPr>
        <w:rPr/>
      </w:pPr>
      <w:r w:rsidDel="00000000" w:rsidR="00000000" w:rsidRPr="00000000">
        <w:br w:type="page"/>
      </w:r>
      <w:r w:rsidDel="00000000" w:rsidR="00000000" w:rsidRPr="00000000">
        <w:rPr>
          <w:rtl w:val="0"/>
        </w:rPr>
      </w:r>
    </w:p>
    <w:p w:rsidR="00000000" w:rsidDel="00000000" w:rsidP="00000000" w:rsidRDefault="00000000" w:rsidRPr="00000000" w14:paraId="00000161">
      <w:pPr>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469900</wp:posOffset>
                </wp:positionV>
                <wp:extent cx="5404485" cy="7806690"/>
                <wp:effectExtent b="0" l="0" r="0" t="0"/>
                <wp:wrapSquare wrapText="bothSides" distB="0" distT="0" distL="114300" distR="114300"/>
                <wp:docPr id="12" name=""/>
                <a:graphic>
                  <a:graphicData uri="http://schemas.microsoft.com/office/word/2010/wordprocessingGroup">
                    <wpg:wgp>
                      <wpg:cNvGrpSpPr/>
                      <wpg:grpSpPr>
                        <a:xfrm>
                          <a:off x="2638975" y="0"/>
                          <a:ext cx="5404485" cy="7806690"/>
                          <a:chOff x="2638975" y="0"/>
                          <a:chExt cx="5414050" cy="7560000"/>
                        </a:xfrm>
                      </wpg:grpSpPr>
                      <wpg:grpSp>
                        <wpg:cNvGrpSpPr/>
                        <wpg:grpSpPr>
                          <a:xfrm>
                            <a:off x="2643758" y="0"/>
                            <a:ext cx="5404485" cy="7560000"/>
                            <a:chOff x="0" y="0"/>
                            <a:chExt cx="5404485" cy="7806690"/>
                          </a:xfrm>
                        </wpg:grpSpPr>
                        <wps:wsp>
                          <wps:cNvSpPr/>
                          <wps:cNvPr id="3" name="Shape 3"/>
                          <wps:spPr>
                            <a:xfrm>
                              <a:off x="0" y="0"/>
                              <a:ext cx="5404475" cy="7806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04485" cy="7488555"/>
                              <a:chOff x="0" y="13646"/>
                              <a:chExt cx="5404513" cy="7488784"/>
                            </a:xfrm>
                          </wpg:grpSpPr>
                          <wps:wsp>
                            <wps:cNvSpPr/>
                            <wps:cNvPr id="88" name="Shape 88"/>
                            <wps:spPr>
                              <a:xfrm>
                                <a:off x="47502" y="3895106"/>
                                <a:ext cx="981075" cy="339725"/>
                              </a:xfrm>
                              <a:prstGeom prst="rect">
                                <a:avLst/>
                              </a:prstGeom>
                              <a:solidFill>
                                <a:schemeClr val="lt1"/>
                              </a:solidFill>
                              <a:ln>
                                <a:noFill/>
                              </a:ln>
                            </wps:spPr>
                            <wps:txbx>
                              <w:txbxContent>
                                <w:p w:rsidR="00000000" w:rsidDel="00000000" w:rsidP="00000000" w:rsidRDefault="00000000" w:rsidRPr="00000000">
                                  <w:pPr>
                                    <w:spacing w:after="16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Module 1E</w:t>
                                  </w:r>
                                </w:p>
                              </w:txbxContent>
                            </wps:txbx>
                            <wps:bodyPr anchorCtr="0" anchor="t" bIns="45700" lIns="91425" spcFirstLastPara="1" rIns="91425" wrap="square" tIns="45700">
                              <a:noAutofit/>
                            </wps:bodyPr>
                          </wps:wsp>
                          <wpg:grpSp>
                            <wpg:cNvGrpSpPr/>
                            <wpg:grpSpPr>
                              <a:xfrm>
                                <a:off x="0" y="13646"/>
                                <a:ext cx="5404513" cy="7488784"/>
                                <a:chOff x="0" y="13646"/>
                                <a:chExt cx="5404513" cy="7488784"/>
                              </a:xfrm>
                            </wpg:grpSpPr>
                            <pic:pic>
                              <pic:nvPicPr>
                                <pic:cNvPr descr="A diagram of a clamp and air pressure&#10;&#10;Description automatically generated" id="90" name="Shape 90"/>
                                <pic:cNvPicPr preferRelativeResize="0"/>
                              </pic:nvPicPr>
                              <pic:blipFill rotWithShape="1">
                                <a:blip r:embed="rId13">
                                  <a:alphaModFix/>
                                </a:blip>
                                <a:srcRect b="0" l="0" r="0" t="0"/>
                                <a:stretch/>
                              </pic:blipFill>
                              <pic:spPr>
                                <a:xfrm>
                                  <a:off x="423081" y="436728"/>
                                  <a:ext cx="1993265" cy="1419225"/>
                                </a:xfrm>
                                <a:prstGeom prst="rect">
                                  <a:avLst/>
                                </a:prstGeom>
                                <a:noFill/>
                                <a:ln>
                                  <a:noFill/>
                                </a:ln>
                              </pic:spPr>
                            </pic:pic>
                            <pic:pic>
                              <pic:nvPicPr>
                                <pic:cNvPr descr="A diagram of a valve&#10;&#10;Description automatically generated" id="91" name="Shape 91"/>
                                <pic:cNvPicPr preferRelativeResize="0"/>
                              </pic:nvPicPr>
                              <pic:blipFill rotWithShape="1">
                                <a:blip r:embed="rId14">
                                  <a:alphaModFix/>
                                </a:blip>
                                <a:srcRect b="0" l="0" r="0" t="0"/>
                                <a:stretch/>
                              </pic:blipFill>
                              <pic:spPr>
                                <a:xfrm>
                                  <a:off x="2866030" y="477671"/>
                                  <a:ext cx="2334260" cy="1304925"/>
                                </a:xfrm>
                                <a:prstGeom prst="rect">
                                  <a:avLst/>
                                </a:prstGeom>
                                <a:noFill/>
                                <a:ln>
                                  <a:noFill/>
                                </a:ln>
                              </pic:spPr>
                            </pic:pic>
                            <pic:pic>
                              <pic:nvPicPr>
                                <pic:cNvPr descr="A press tool with a pair of scissors&#10;&#10;Description automatically generated with medium confidence" id="92" name="Shape 92"/>
                                <pic:cNvPicPr preferRelativeResize="0"/>
                              </pic:nvPicPr>
                              <pic:blipFill rotWithShape="1">
                                <a:blip r:embed="rId15">
                                  <a:alphaModFix/>
                                </a:blip>
                                <a:srcRect b="0" l="0" r="0" t="0"/>
                                <a:stretch/>
                              </pic:blipFill>
                              <pic:spPr>
                                <a:xfrm>
                                  <a:off x="3098042" y="2265528"/>
                                  <a:ext cx="1823085" cy="1552575"/>
                                </a:xfrm>
                                <a:prstGeom prst="rect">
                                  <a:avLst/>
                                </a:prstGeom>
                                <a:noFill/>
                                <a:ln>
                                  <a:noFill/>
                                </a:ln>
                              </pic:spPr>
                            </pic:pic>
                            <pic:pic>
                              <pic:nvPicPr>
                                <pic:cNvPr descr="A diagram of string attached to a string&#10;&#10;Description automatically generated" id="93" name="Shape 93"/>
                                <pic:cNvPicPr preferRelativeResize="0"/>
                              </pic:nvPicPr>
                              <pic:blipFill rotWithShape="1">
                                <a:blip r:embed="rId16">
                                  <a:alphaModFix/>
                                </a:blip>
                                <a:srcRect b="0" l="0" r="0" t="0"/>
                                <a:stretch/>
                              </pic:blipFill>
                              <pic:spPr>
                                <a:xfrm>
                                  <a:off x="327546" y="2279176"/>
                                  <a:ext cx="2000885" cy="1495425"/>
                                </a:xfrm>
                                <a:prstGeom prst="rect">
                                  <a:avLst/>
                                </a:prstGeom>
                                <a:noFill/>
                                <a:ln>
                                  <a:noFill/>
                                </a:ln>
                              </pic:spPr>
                            </pic:pic>
                            <pic:pic>
                              <pic:nvPicPr>
                                <pic:cNvPr descr="Diagram of a mechanical process&#10;&#10;Description automatically generated with medium confidence" id="94" name="Shape 94"/>
                                <pic:cNvPicPr preferRelativeResize="0"/>
                              </pic:nvPicPr>
                              <pic:blipFill rotWithShape="1">
                                <a:blip r:embed="rId17">
                                  <a:alphaModFix/>
                                </a:blip>
                                <a:srcRect b="0" l="0" r="0" t="0"/>
                                <a:stretch/>
                              </pic:blipFill>
                              <pic:spPr>
                                <a:xfrm>
                                  <a:off x="3138985" y="4148919"/>
                                  <a:ext cx="1875790" cy="1504950"/>
                                </a:xfrm>
                                <a:prstGeom prst="rect">
                                  <a:avLst/>
                                </a:prstGeom>
                                <a:noFill/>
                                <a:ln>
                                  <a:noFill/>
                                </a:ln>
                              </pic:spPr>
                            </pic:pic>
                            <pic:pic>
                              <pic:nvPicPr>
                                <pic:cNvPr descr="A diagram of a metal rod&#10;&#10;Description automatically generated with medium confidence" id="95" name="Shape 95"/>
                                <pic:cNvPicPr preferRelativeResize="0"/>
                              </pic:nvPicPr>
                              <pic:blipFill rotWithShape="1">
                                <a:blip r:embed="rId18">
                                  <a:alphaModFix/>
                                </a:blip>
                                <a:srcRect b="0" l="0" r="0" t="0"/>
                                <a:stretch/>
                              </pic:blipFill>
                              <pic:spPr>
                                <a:xfrm>
                                  <a:off x="1446663" y="5759355"/>
                                  <a:ext cx="2614295" cy="1743075"/>
                                </a:xfrm>
                                <a:prstGeom prst="rect">
                                  <a:avLst/>
                                </a:prstGeom>
                                <a:noFill/>
                                <a:ln>
                                  <a:noFill/>
                                </a:ln>
                              </pic:spPr>
                            </pic:pic>
                            <wpg:grpSp>
                              <wpg:cNvGrpSpPr/>
                              <wpg:grpSpPr>
                                <a:xfrm>
                                  <a:off x="0" y="13646"/>
                                  <a:ext cx="5404513" cy="7459630"/>
                                  <a:chOff x="0" y="13646"/>
                                  <a:chExt cx="5404513" cy="7459630"/>
                                </a:xfrm>
                              </wpg:grpSpPr>
                              <wps:wsp>
                                <wps:cNvCnPr/>
                                <wps:spPr>
                                  <a:xfrm>
                                    <a:off x="0" y="19344"/>
                                    <a:ext cx="0" cy="745200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0" y="13647"/>
                                    <a:ext cx="5403215"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0" y="1883391"/>
                                    <a:ext cx="5403215"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0" y="3835021"/>
                                    <a:ext cx="5403215"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0" y="5650173"/>
                                    <a:ext cx="5403215"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0" y="7473276"/>
                                    <a:ext cx="5403215"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5404513" y="13647"/>
                                    <a:ext cx="0" cy="745200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2688595" y="13646"/>
                                    <a:ext cx="0" cy="5637947"/>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wpg:grpSp>
                            <pic:pic>
                              <pic:nvPicPr>
                                <pic:cNvPr descr="A diagram of a tube&#10;&#10;Description automatically generated" id="105" name="Shape 105"/>
                                <pic:cNvPicPr preferRelativeResize="0"/>
                              </pic:nvPicPr>
                              <pic:blipFill rotWithShape="1">
                                <a:blip r:embed="rId19">
                                  <a:alphaModFix/>
                                </a:blip>
                                <a:srcRect b="0" l="0" r="0" t="0"/>
                                <a:stretch/>
                              </pic:blipFill>
                              <pic:spPr>
                                <a:xfrm>
                                  <a:off x="365011" y="4118079"/>
                                  <a:ext cx="1963420" cy="1514475"/>
                                </a:xfrm>
                                <a:prstGeom prst="rect">
                                  <a:avLst/>
                                </a:prstGeom>
                                <a:noFill/>
                                <a:ln>
                                  <a:noFill/>
                                </a:ln>
                              </pic:spPr>
                            </pic:pic>
                          </wpg:grpSp>
                          <wps:wsp>
                            <wps:cNvSpPr/>
                            <wps:cNvPr id="106" name="Shape 106"/>
                            <wps:spPr>
                              <a:xfrm>
                                <a:off x="35626" y="59376"/>
                                <a:ext cx="1542553" cy="339725"/>
                              </a:xfrm>
                              <a:prstGeom prst="rect">
                                <a:avLst/>
                              </a:prstGeom>
                              <a:solidFill>
                                <a:schemeClr val="lt1"/>
                              </a:solidFill>
                              <a:ln>
                                <a:noFill/>
                              </a:ln>
                            </wps:spPr>
                            <wps:txbx>
                              <w:txbxContent>
                                <w:p w:rsidR="00000000" w:rsidDel="00000000" w:rsidP="00000000" w:rsidRDefault="00000000" w:rsidRPr="00000000">
                                  <w:pPr>
                                    <w:spacing w:after="16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Module 1A</w:t>
                                  </w:r>
                                </w:p>
                              </w:txbxContent>
                            </wps:txbx>
                            <wps:bodyPr anchorCtr="0" anchor="t" bIns="45700" lIns="91425" spcFirstLastPara="1" rIns="91425" wrap="square" tIns="45700">
                              <a:noAutofit/>
                            </wps:bodyPr>
                          </wps:wsp>
                          <wps:wsp>
                            <wps:cNvSpPr/>
                            <wps:cNvPr id="107" name="Shape 107"/>
                            <wps:spPr>
                              <a:xfrm>
                                <a:off x="2719450" y="59376"/>
                                <a:ext cx="1041621" cy="339725"/>
                              </a:xfrm>
                              <a:prstGeom prst="rect">
                                <a:avLst/>
                              </a:prstGeom>
                              <a:solidFill>
                                <a:schemeClr val="lt1"/>
                              </a:solidFill>
                              <a:ln>
                                <a:noFill/>
                              </a:ln>
                            </wps:spPr>
                            <wps:txbx>
                              <w:txbxContent>
                                <w:p w:rsidR="00000000" w:rsidDel="00000000" w:rsidP="00000000" w:rsidRDefault="00000000" w:rsidRPr="00000000">
                                  <w:pPr>
                                    <w:spacing w:after="16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Module 1B</w:t>
                                  </w:r>
                                </w:p>
                              </w:txbxContent>
                            </wps:txbx>
                            <wps:bodyPr anchorCtr="0" anchor="t" bIns="45700" lIns="91425" spcFirstLastPara="1" rIns="91425" wrap="square" tIns="45700">
                              <a:noAutofit/>
                            </wps:bodyPr>
                          </wps:wsp>
                          <wps:wsp>
                            <wps:cNvSpPr/>
                            <wps:cNvPr id="108" name="Shape 108"/>
                            <wps:spPr>
                              <a:xfrm>
                                <a:off x="35626" y="1911927"/>
                                <a:ext cx="981075" cy="339725"/>
                              </a:xfrm>
                              <a:prstGeom prst="rect">
                                <a:avLst/>
                              </a:prstGeom>
                              <a:solidFill>
                                <a:schemeClr val="lt1"/>
                              </a:solidFill>
                              <a:ln>
                                <a:noFill/>
                              </a:ln>
                            </wps:spPr>
                            <wps:txbx>
                              <w:txbxContent>
                                <w:p w:rsidR="00000000" w:rsidDel="00000000" w:rsidP="00000000" w:rsidRDefault="00000000" w:rsidRPr="00000000">
                                  <w:pPr>
                                    <w:spacing w:after="16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Module 1C</w:t>
                                  </w:r>
                                </w:p>
                              </w:txbxContent>
                            </wps:txbx>
                            <wps:bodyPr anchorCtr="0" anchor="t" bIns="45700" lIns="91425" spcFirstLastPara="1" rIns="91425" wrap="square" tIns="45700">
                              <a:noAutofit/>
                            </wps:bodyPr>
                          </wps:wsp>
                          <wps:wsp>
                            <wps:cNvSpPr/>
                            <wps:cNvPr id="109" name="Shape 109"/>
                            <wps:spPr>
                              <a:xfrm>
                                <a:off x="2707574" y="1923802"/>
                                <a:ext cx="981075" cy="339725"/>
                              </a:xfrm>
                              <a:prstGeom prst="rect">
                                <a:avLst/>
                              </a:prstGeom>
                              <a:solidFill>
                                <a:schemeClr val="lt1"/>
                              </a:solidFill>
                              <a:ln>
                                <a:noFill/>
                              </a:ln>
                            </wps:spPr>
                            <wps:txbx>
                              <w:txbxContent>
                                <w:p w:rsidR="00000000" w:rsidDel="00000000" w:rsidP="00000000" w:rsidRDefault="00000000" w:rsidRPr="00000000">
                                  <w:pPr>
                                    <w:spacing w:after="16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Module 1D</w:t>
                                  </w:r>
                                </w:p>
                              </w:txbxContent>
                            </wps:txbx>
                            <wps:bodyPr anchorCtr="0" anchor="t" bIns="45700" lIns="91425" spcFirstLastPara="1" rIns="91425" wrap="square" tIns="45700">
                              <a:noAutofit/>
                            </wps:bodyPr>
                          </wps:wsp>
                          <wps:wsp>
                            <wps:cNvSpPr/>
                            <wps:cNvPr id="110" name="Shape 110"/>
                            <wps:spPr>
                              <a:xfrm>
                                <a:off x="2719450" y="3895106"/>
                                <a:ext cx="981075" cy="339725"/>
                              </a:xfrm>
                              <a:prstGeom prst="rect">
                                <a:avLst/>
                              </a:prstGeom>
                              <a:solidFill>
                                <a:schemeClr val="lt1"/>
                              </a:solidFill>
                              <a:ln>
                                <a:noFill/>
                              </a:ln>
                            </wps:spPr>
                            <wps:txbx>
                              <w:txbxContent>
                                <w:p w:rsidR="00000000" w:rsidDel="00000000" w:rsidP="00000000" w:rsidRDefault="00000000" w:rsidRPr="00000000">
                                  <w:pPr>
                                    <w:spacing w:after="16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Module 1F</w:t>
                                  </w:r>
                                </w:p>
                              </w:txbxContent>
                            </wps:txbx>
                            <wps:bodyPr anchorCtr="0" anchor="t" bIns="45700" lIns="91425" spcFirstLastPara="1" rIns="91425" wrap="square" tIns="45700">
                              <a:noAutofit/>
                            </wps:bodyPr>
                          </wps:wsp>
                          <wps:wsp>
                            <wps:cNvSpPr/>
                            <wps:cNvPr id="111" name="Shape 111"/>
                            <wps:spPr>
                              <a:xfrm>
                                <a:off x="35626" y="5700155"/>
                                <a:ext cx="981075" cy="339725"/>
                              </a:xfrm>
                              <a:prstGeom prst="rect">
                                <a:avLst/>
                              </a:prstGeom>
                              <a:solidFill>
                                <a:schemeClr val="lt1"/>
                              </a:solidFill>
                              <a:ln>
                                <a:noFill/>
                              </a:ln>
                            </wps:spPr>
                            <wps:txbx>
                              <w:txbxContent>
                                <w:p w:rsidR="00000000" w:rsidDel="00000000" w:rsidP="00000000" w:rsidRDefault="00000000" w:rsidRPr="00000000">
                                  <w:pPr>
                                    <w:spacing w:after="16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Module 1G</w:t>
                                  </w:r>
                                </w:p>
                              </w:txbxContent>
                            </wps:txbx>
                            <wps:bodyPr anchorCtr="0" anchor="t" bIns="45700" lIns="91425" spcFirstLastPara="1" rIns="91425" wrap="square" tIns="45700">
                              <a:noAutofit/>
                            </wps:bodyPr>
                          </wps:wsp>
                        </wpg:grpSp>
                        <wps:wsp>
                          <wps:cNvSpPr/>
                          <wps:cNvPr id="112" name="Shape 112"/>
                          <wps:spPr>
                            <a:xfrm>
                              <a:off x="0" y="7548245"/>
                              <a:ext cx="5404485" cy="25844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2: Inflation Concepts.</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469900</wp:posOffset>
                </wp:positionV>
                <wp:extent cx="5404485" cy="7806690"/>
                <wp:effectExtent b="0" l="0" r="0" t="0"/>
                <wp:wrapSquare wrapText="bothSides" distB="0" distT="0" distL="114300" distR="114300"/>
                <wp:docPr id="12" name="image15.png"/>
                <a:graphic>
                  <a:graphicData uri="http://schemas.openxmlformats.org/drawingml/2006/picture">
                    <pic:pic>
                      <pic:nvPicPr>
                        <pic:cNvPr id="0" name="image15.png"/>
                        <pic:cNvPicPr preferRelativeResize="0"/>
                      </pic:nvPicPr>
                      <pic:blipFill>
                        <a:blip r:embed="rId20"/>
                        <a:srcRect/>
                        <a:stretch>
                          <a:fillRect/>
                        </a:stretch>
                      </pic:blipFill>
                      <pic:spPr>
                        <a:xfrm>
                          <a:off x="0" y="0"/>
                          <a:ext cx="5404485" cy="7806690"/>
                        </a:xfrm>
                        <a:prstGeom prst="rect"/>
                        <a:ln/>
                      </pic:spPr>
                    </pic:pic>
                  </a:graphicData>
                </a:graphic>
              </wp:anchor>
            </w:drawing>
          </mc:Fallback>
        </mc:AlternateContent>
      </w:r>
    </w:p>
    <w:p w:rsidR="00000000" w:rsidDel="00000000" w:rsidP="00000000" w:rsidRDefault="00000000" w:rsidRPr="00000000" w14:paraId="00000162">
      <w:pPr>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152400</wp:posOffset>
                </wp:positionV>
                <wp:extent cx="5422265" cy="8729980"/>
                <wp:effectExtent b="0" l="0" r="0" t="0"/>
                <wp:wrapSquare wrapText="bothSides" distB="0" distT="0" distL="114300" distR="114300"/>
                <wp:docPr id="11" name=""/>
                <a:graphic>
                  <a:graphicData uri="http://schemas.microsoft.com/office/word/2010/wordprocessingGroup">
                    <wpg:wgp>
                      <wpg:cNvGrpSpPr/>
                      <wpg:grpSpPr>
                        <a:xfrm>
                          <a:off x="2630100" y="0"/>
                          <a:ext cx="5422265" cy="8729980"/>
                          <a:chOff x="2630100" y="0"/>
                          <a:chExt cx="5427050" cy="7560000"/>
                        </a:xfrm>
                      </wpg:grpSpPr>
                      <wpg:grpSp>
                        <wpg:cNvGrpSpPr/>
                        <wpg:grpSpPr>
                          <a:xfrm>
                            <a:off x="2634868" y="0"/>
                            <a:ext cx="5422265" cy="7560000"/>
                            <a:chOff x="0" y="0"/>
                            <a:chExt cx="5422736" cy="8730519"/>
                          </a:xfrm>
                        </wpg:grpSpPr>
                        <wps:wsp>
                          <wps:cNvSpPr/>
                          <wps:cNvPr id="3" name="Shape 3"/>
                          <wps:spPr>
                            <a:xfrm>
                              <a:off x="0" y="0"/>
                              <a:ext cx="5422725" cy="873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13212" cy="8398632"/>
                              <a:chOff x="0" y="0"/>
                              <a:chExt cx="5413212" cy="8398632"/>
                            </a:xfrm>
                          </wpg:grpSpPr>
                          <wps:wsp>
                            <wps:cNvCnPr/>
                            <wps:spPr>
                              <a:xfrm>
                                <a:off x="10632" y="6251944"/>
                                <a:ext cx="540258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wpg:grpSp>
                            <wpg:cNvGrpSpPr/>
                            <wpg:grpSpPr>
                              <a:xfrm>
                                <a:off x="0" y="0"/>
                                <a:ext cx="5413212" cy="8398632"/>
                                <a:chOff x="0" y="0"/>
                                <a:chExt cx="5413212" cy="8398632"/>
                              </a:xfrm>
                            </wpg:grpSpPr>
                            <wps:wsp>
                              <wps:cNvCnPr/>
                              <wps:spPr>
                                <a:xfrm>
                                  <a:off x="0" y="1871330"/>
                                  <a:ext cx="540258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10632" y="4221125"/>
                                  <a:ext cx="540258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wpg:grpSp>
                              <wpg:cNvGrpSpPr/>
                              <wpg:grpSpPr>
                                <a:xfrm>
                                  <a:off x="0" y="0"/>
                                  <a:ext cx="5413212" cy="8398632"/>
                                  <a:chOff x="0" y="0"/>
                                  <a:chExt cx="5413212" cy="8398632"/>
                                </a:xfrm>
                              </wpg:grpSpPr>
                              <wps:wsp>
                                <wps:cNvCnPr/>
                                <wps:spPr>
                                  <a:xfrm>
                                    <a:off x="0" y="10632"/>
                                    <a:ext cx="0" cy="838800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0" y="10632"/>
                                    <a:ext cx="540258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5411972" y="0"/>
                                    <a:ext cx="0" cy="838800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10632" y="8389088"/>
                                    <a:ext cx="540258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wpg:grpSp>
                                <wpg:cNvGrpSpPr/>
                                <wpg:grpSpPr>
                                  <a:xfrm>
                                    <a:off x="31898" y="0"/>
                                    <a:ext cx="5377682" cy="8388000"/>
                                    <a:chOff x="0" y="0"/>
                                    <a:chExt cx="5377682" cy="8388000"/>
                                  </a:xfrm>
                                </wpg:grpSpPr>
                                <pic:pic>
                                  <pic:nvPicPr>
                                    <pic:cNvPr descr="A close-up of a nail polish&#10;&#10;Description automatically generated" id="67" name="Shape 67"/>
                                    <pic:cNvPicPr preferRelativeResize="0"/>
                                  </pic:nvPicPr>
                                  <pic:blipFill rotWithShape="1">
                                    <a:blip r:embed="rId21">
                                      <a:alphaModFix/>
                                    </a:blip>
                                    <a:srcRect b="0" l="0" r="57493" t="0"/>
                                    <a:stretch/>
                                  </pic:blipFill>
                                  <pic:spPr>
                                    <a:xfrm>
                                      <a:off x="116958" y="244548"/>
                                      <a:ext cx="1257300" cy="1547495"/>
                                    </a:xfrm>
                                    <a:prstGeom prst="rect">
                                      <a:avLst/>
                                    </a:prstGeom>
                                    <a:noFill/>
                                    <a:ln>
                                      <a:noFill/>
                                    </a:ln>
                                  </pic:spPr>
                                </pic:pic>
                                <pic:pic>
                                  <pic:nvPicPr>
                                    <pic:cNvPr descr="A diagram of a tool&#10;&#10;Description automatically generated" id="68" name="Shape 68"/>
                                    <pic:cNvPicPr preferRelativeResize="0"/>
                                  </pic:nvPicPr>
                                  <pic:blipFill rotWithShape="1">
                                    <a:blip r:embed="rId22">
                                      <a:alphaModFix/>
                                    </a:blip>
                                    <a:srcRect b="0" l="0" r="0" t="0"/>
                                    <a:stretch/>
                                  </pic:blipFill>
                                  <pic:spPr>
                                    <a:xfrm>
                                      <a:off x="2828260" y="435934"/>
                                      <a:ext cx="2252980" cy="1313180"/>
                                    </a:xfrm>
                                    <a:prstGeom prst="rect">
                                      <a:avLst/>
                                    </a:prstGeom>
                                    <a:noFill/>
                                    <a:ln>
                                      <a:noFill/>
                                    </a:ln>
                                  </pic:spPr>
                                </pic:pic>
                                <pic:pic>
                                  <pic:nvPicPr>
                                    <pic:cNvPr descr="A diagram of a brain and sponge&#10;&#10;Description automatically generated" id="69" name="Shape 69"/>
                                    <pic:cNvPicPr preferRelativeResize="0"/>
                                  </pic:nvPicPr>
                                  <pic:blipFill rotWithShape="1">
                                    <a:blip r:embed="rId23">
                                      <a:alphaModFix/>
                                    </a:blip>
                                    <a:srcRect b="0" l="0" r="0" t="0"/>
                                    <a:stretch/>
                                  </pic:blipFill>
                                  <pic:spPr>
                                    <a:xfrm>
                                      <a:off x="53162" y="2456121"/>
                                      <a:ext cx="2581910" cy="1115695"/>
                                    </a:xfrm>
                                    <a:prstGeom prst="rect">
                                      <a:avLst/>
                                    </a:prstGeom>
                                    <a:noFill/>
                                    <a:ln>
                                      <a:noFill/>
                                    </a:ln>
                                  </pic:spPr>
                                </pic:pic>
                                <pic:pic>
                                  <pic:nvPicPr>
                                    <pic:cNvPr descr="A diagram of a device&#10;&#10;Description automatically generated" id="70" name="Shape 70"/>
                                    <pic:cNvPicPr preferRelativeResize="0"/>
                                  </pic:nvPicPr>
                                  <pic:blipFill rotWithShape="1">
                                    <a:blip r:embed="rId24">
                                      <a:alphaModFix/>
                                    </a:blip>
                                    <a:srcRect b="0" l="0" r="0" t="0"/>
                                    <a:stretch/>
                                  </pic:blipFill>
                                  <pic:spPr>
                                    <a:xfrm>
                                      <a:off x="3051544" y="2137144"/>
                                      <a:ext cx="1848485" cy="1967230"/>
                                    </a:xfrm>
                                    <a:prstGeom prst="rect">
                                      <a:avLst/>
                                    </a:prstGeom>
                                    <a:noFill/>
                                    <a:ln>
                                      <a:noFill/>
                                    </a:ln>
                                  </pic:spPr>
                                </pic:pic>
                                <pic:pic>
                                  <pic:nvPicPr>
                                    <pic:cNvPr descr="A diagram of a lamp&#10;&#10;Description automatically generated" id="71" name="Shape 71"/>
                                    <pic:cNvPicPr preferRelativeResize="0"/>
                                  </pic:nvPicPr>
                                  <pic:blipFill rotWithShape="1">
                                    <a:blip r:embed="rId25">
                                      <a:alphaModFix/>
                                    </a:blip>
                                    <a:srcRect b="0" l="0" r="0" t="0"/>
                                    <a:stretch/>
                                  </pic:blipFill>
                                  <pic:spPr>
                                    <a:xfrm>
                                      <a:off x="159488" y="4338083"/>
                                      <a:ext cx="2233295" cy="1909445"/>
                                    </a:xfrm>
                                    <a:prstGeom prst="rect">
                                      <a:avLst/>
                                    </a:prstGeom>
                                    <a:noFill/>
                                    <a:ln>
                                      <a:noFill/>
                                    </a:ln>
                                  </pic:spPr>
                                </pic:pic>
                                <pic:pic>
                                  <pic:nvPicPr>
                                    <pic:cNvPr descr="A jar floating in water&#10;&#10;Description automatically generated" id="72" name="Shape 72"/>
                                    <pic:cNvPicPr preferRelativeResize="0"/>
                                  </pic:nvPicPr>
                                  <pic:blipFill rotWithShape="1">
                                    <a:blip r:embed="rId26">
                                      <a:alphaModFix/>
                                    </a:blip>
                                    <a:srcRect b="0" l="0" r="0" t="0"/>
                                    <a:stretch/>
                                  </pic:blipFill>
                                  <pic:spPr>
                                    <a:xfrm>
                                      <a:off x="2720053" y="4795283"/>
                                      <a:ext cx="2651125" cy="1361440"/>
                                    </a:xfrm>
                                    <a:prstGeom prst="rect">
                                      <a:avLst/>
                                    </a:prstGeom>
                                    <a:noFill/>
                                    <a:ln>
                                      <a:noFill/>
                                    </a:ln>
                                  </pic:spPr>
                                </pic:pic>
                                <pic:pic>
                                  <pic:nvPicPr>
                                    <pic:cNvPr descr="A diagram of a water jet&#10;&#10;Description automatically generated" id="73" name="Shape 73"/>
                                    <pic:cNvPicPr preferRelativeResize="0"/>
                                  </pic:nvPicPr>
                                  <pic:blipFill rotWithShape="1">
                                    <a:blip r:embed="rId27">
                                      <a:alphaModFix/>
                                    </a:blip>
                                    <a:srcRect b="0" l="0" r="0" t="0"/>
                                    <a:stretch/>
                                  </pic:blipFill>
                                  <pic:spPr>
                                    <a:xfrm>
                                      <a:off x="255181" y="6783572"/>
                                      <a:ext cx="2009140" cy="1403985"/>
                                    </a:xfrm>
                                    <a:prstGeom prst="rect">
                                      <a:avLst/>
                                    </a:prstGeom>
                                    <a:noFill/>
                                    <a:ln>
                                      <a:noFill/>
                                    </a:ln>
                                  </pic:spPr>
                                </pic:pic>
                                <pic:pic>
                                  <pic:nvPicPr>
                                    <pic:cNvPr descr="A diagram of a water treatment system&#10;&#10;Description automatically generated" id="74" name="Shape 74"/>
                                    <pic:cNvPicPr preferRelativeResize="0"/>
                                  </pic:nvPicPr>
                                  <pic:blipFill rotWithShape="1">
                                    <a:blip r:embed="rId28">
                                      <a:alphaModFix/>
                                    </a:blip>
                                    <a:srcRect b="0" l="0" r="0" t="0"/>
                                    <a:stretch/>
                                  </pic:blipFill>
                                  <pic:spPr>
                                    <a:xfrm>
                                      <a:off x="2668772" y="7091916"/>
                                      <a:ext cx="2708910" cy="923925"/>
                                    </a:xfrm>
                                    <a:prstGeom prst="rect">
                                      <a:avLst/>
                                    </a:prstGeom>
                                    <a:noFill/>
                                    <a:ln>
                                      <a:noFill/>
                                    </a:ln>
                                  </pic:spPr>
                                </pic:pic>
                                <wps:wsp>
                                  <wps:cNvCnPr/>
                                  <wps:spPr>
                                    <a:xfrm>
                                      <a:off x="2658139" y="0"/>
                                      <a:ext cx="0" cy="838800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wps:wsp>
                                  <wps:cNvSpPr/>
                                  <wps:cNvPr id="76" name="Shape 76"/>
                                  <wps:spPr>
                                    <a:xfrm>
                                      <a:off x="10632" y="53162"/>
                                      <a:ext cx="1542415" cy="339090"/>
                                    </a:xfrm>
                                    <a:prstGeom prst="rect">
                                      <a:avLst/>
                                    </a:prstGeom>
                                    <a:solidFill>
                                      <a:schemeClr val="lt1"/>
                                    </a:solidFill>
                                    <a:ln>
                                      <a:noFill/>
                                    </a:ln>
                                  </wps:spPr>
                                  <wps:txbx>
                                    <w:txbxContent>
                                      <w:p w:rsidR="00000000" w:rsidDel="00000000" w:rsidP="00000000" w:rsidRDefault="00000000" w:rsidRPr="00000000">
                                        <w:pPr>
                                          <w:spacing w:after="16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Module 2A</w:t>
                                        </w:r>
                                      </w:p>
                                    </w:txbxContent>
                                  </wps:txbx>
                                  <wps:bodyPr anchorCtr="0" anchor="t" bIns="45700" lIns="91425" spcFirstLastPara="1" rIns="91425" wrap="square" tIns="45700">
                                    <a:noAutofit/>
                                  </wps:bodyPr>
                                </wps:wsp>
                                <wps:wsp>
                                  <wps:cNvSpPr/>
                                  <wps:cNvPr id="77" name="Shape 77"/>
                                  <wps:spPr>
                                    <a:xfrm>
                                      <a:off x="2700669" y="53162"/>
                                      <a:ext cx="1041400" cy="339090"/>
                                    </a:xfrm>
                                    <a:prstGeom prst="rect">
                                      <a:avLst/>
                                    </a:prstGeom>
                                    <a:solidFill>
                                      <a:schemeClr val="lt1"/>
                                    </a:solidFill>
                                    <a:ln>
                                      <a:noFill/>
                                    </a:ln>
                                  </wps:spPr>
                                  <wps:txbx>
                                    <w:txbxContent>
                                      <w:p w:rsidR="00000000" w:rsidDel="00000000" w:rsidP="00000000" w:rsidRDefault="00000000" w:rsidRPr="00000000">
                                        <w:pPr>
                                          <w:spacing w:after="16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Module 2B</w:t>
                                        </w:r>
                                      </w:p>
                                    </w:txbxContent>
                                  </wps:txbx>
                                  <wps:bodyPr anchorCtr="0" anchor="t" bIns="45700" lIns="91425" spcFirstLastPara="1" rIns="91425" wrap="square" tIns="45700">
                                    <a:noAutofit/>
                                  </wps:bodyPr>
                                </wps:wsp>
                                <wps:wsp>
                                  <wps:cNvSpPr/>
                                  <wps:cNvPr id="78" name="Shape 78"/>
                                  <wps:spPr>
                                    <a:xfrm>
                                      <a:off x="10632" y="1903227"/>
                                      <a:ext cx="981019" cy="339693"/>
                                    </a:xfrm>
                                    <a:prstGeom prst="rect">
                                      <a:avLst/>
                                    </a:prstGeom>
                                    <a:solidFill>
                                      <a:schemeClr val="lt1"/>
                                    </a:solidFill>
                                    <a:ln>
                                      <a:noFill/>
                                    </a:ln>
                                  </wps:spPr>
                                  <wps:txbx>
                                    <w:txbxContent>
                                      <w:p w:rsidR="00000000" w:rsidDel="00000000" w:rsidP="00000000" w:rsidRDefault="00000000" w:rsidRPr="00000000">
                                        <w:pPr>
                                          <w:spacing w:after="16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Module 2C</w:t>
                                        </w:r>
                                      </w:p>
                                    </w:txbxContent>
                                  </wps:txbx>
                                  <wps:bodyPr anchorCtr="0" anchor="t" bIns="45700" lIns="91425" spcFirstLastPara="1" rIns="91425" wrap="square" tIns="45700">
                                    <a:noAutofit/>
                                  </wps:bodyPr>
                                </wps:wsp>
                                <wps:wsp>
                                  <wps:cNvSpPr/>
                                  <wps:cNvPr id="79" name="Shape 79"/>
                                  <wps:spPr>
                                    <a:xfrm>
                                      <a:off x="2690037" y="1913860"/>
                                      <a:ext cx="980440" cy="339090"/>
                                    </a:xfrm>
                                    <a:prstGeom prst="rect">
                                      <a:avLst/>
                                    </a:prstGeom>
                                    <a:solidFill>
                                      <a:schemeClr val="lt1"/>
                                    </a:solidFill>
                                    <a:ln>
                                      <a:noFill/>
                                    </a:ln>
                                  </wps:spPr>
                                  <wps:txbx>
                                    <w:txbxContent>
                                      <w:p w:rsidR="00000000" w:rsidDel="00000000" w:rsidP="00000000" w:rsidRDefault="00000000" w:rsidRPr="00000000">
                                        <w:pPr>
                                          <w:spacing w:after="16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Module 2D</w:t>
                                        </w:r>
                                      </w:p>
                                    </w:txbxContent>
                                  </wps:txbx>
                                  <wps:bodyPr anchorCtr="0" anchor="t" bIns="45700" lIns="91425" spcFirstLastPara="1" rIns="91425" wrap="square" tIns="45700">
                                    <a:noAutofit/>
                                  </wps:bodyPr>
                                </wps:wsp>
                                <wps:wsp>
                                  <wps:cNvSpPr/>
                                  <wps:cNvPr id="80" name="Shape 80"/>
                                  <wps:spPr>
                                    <a:xfrm>
                                      <a:off x="0" y="4253023"/>
                                      <a:ext cx="980440" cy="339090"/>
                                    </a:xfrm>
                                    <a:prstGeom prst="rect">
                                      <a:avLst/>
                                    </a:prstGeom>
                                    <a:solidFill>
                                      <a:schemeClr val="lt1"/>
                                    </a:solidFill>
                                    <a:ln>
                                      <a:noFill/>
                                    </a:ln>
                                  </wps:spPr>
                                  <wps:txbx>
                                    <w:txbxContent>
                                      <w:p w:rsidR="00000000" w:rsidDel="00000000" w:rsidP="00000000" w:rsidRDefault="00000000" w:rsidRPr="00000000">
                                        <w:pPr>
                                          <w:spacing w:after="16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Module 2E</w:t>
                                        </w:r>
                                      </w:p>
                                    </w:txbxContent>
                                  </wps:txbx>
                                  <wps:bodyPr anchorCtr="0" anchor="t" bIns="45700" lIns="91425" spcFirstLastPara="1" rIns="91425" wrap="square" tIns="45700">
                                    <a:noAutofit/>
                                  </wps:bodyPr>
                                </wps:wsp>
                                <wps:wsp>
                                  <wps:cNvSpPr/>
                                  <wps:cNvPr id="81" name="Shape 81"/>
                                  <wps:spPr>
                                    <a:xfrm>
                                      <a:off x="2690037" y="4253023"/>
                                      <a:ext cx="980440" cy="339090"/>
                                    </a:xfrm>
                                    <a:prstGeom prst="rect">
                                      <a:avLst/>
                                    </a:prstGeom>
                                    <a:solidFill>
                                      <a:schemeClr val="lt1"/>
                                    </a:solidFill>
                                    <a:ln>
                                      <a:noFill/>
                                    </a:ln>
                                  </wps:spPr>
                                  <wps:txbx>
                                    <w:txbxContent>
                                      <w:p w:rsidR="00000000" w:rsidDel="00000000" w:rsidP="00000000" w:rsidRDefault="00000000" w:rsidRPr="00000000">
                                        <w:pPr>
                                          <w:spacing w:after="16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Module 2F</w:t>
                                        </w:r>
                                      </w:p>
                                    </w:txbxContent>
                                  </wps:txbx>
                                  <wps:bodyPr anchorCtr="0" anchor="t" bIns="45700" lIns="91425" spcFirstLastPara="1" rIns="91425" wrap="square" tIns="45700">
                                    <a:noAutofit/>
                                  </wps:bodyPr>
                                </wps:wsp>
                                <wps:wsp>
                                  <wps:cNvSpPr/>
                                  <wps:cNvPr id="82" name="Shape 82"/>
                                  <wps:spPr>
                                    <a:xfrm>
                                      <a:off x="10632" y="6294474"/>
                                      <a:ext cx="980440" cy="339090"/>
                                    </a:xfrm>
                                    <a:prstGeom prst="rect">
                                      <a:avLst/>
                                    </a:prstGeom>
                                    <a:solidFill>
                                      <a:schemeClr val="lt1"/>
                                    </a:solidFill>
                                    <a:ln>
                                      <a:noFill/>
                                    </a:ln>
                                  </wps:spPr>
                                  <wps:txbx>
                                    <w:txbxContent>
                                      <w:p w:rsidR="00000000" w:rsidDel="00000000" w:rsidP="00000000" w:rsidRDefault="00000000" w:rsidRPr="00000000">
                                        <w:pPr>
                                          <w:spacing w:after="16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Module 2G</w:t>
                                        </w:r>
                                      </w:p>
                                    </w:txbxContent>
                                  </wps:txbx>
                                  <wps:bodyPr anchorCtr="0" anchor="t" bIns="45700" lIns="91425" spcFirstLastPara="1" rIns="91425" wrap="square" tIns="45700">
                                    <a:noAutofit/>
                                  </wps:bodyPr>
                                </wps:wsp>
                                <pic:pic>
                                  <pic:nvPicPr>
                                    <pic:cNvPr descr="A close-up of a nail polish&#10;&#10;Description automatically generated" id="83" name="Shape 83"/>
                                    <pic:cNvPicPr preferRelativeResize="0"/>
                                  </pic:nvPicPr>
                                  <pic:blipFill rotWithShape="1">
                                    <a:blip r:embed="rId21">
                                      <a:alphaModFix/>
                                    </a:blip>
                                    <a:srcRect b="0" l="52786" r="0" t="0"/>
                                    <a:stretch/>
                                  </pic:blipFill>
                                  <pic:spPr>
                                    <a:xfrm>
                                      <a:off x="1254641" y="393404"/>
                                      <a:ext cx="1252220" cy="1387475"/>
                                    </a:xfrm>
                                    <a:prstGeom prst="rect">
                                      <a:avLst/>
                                    </a:prstGeom>
                                    <a:noFill/>
                                    <a:ln>
                                      <a:noFill/>
                                    </a:ln>
                                  </pic:spPr>
                                </pic:pic>
                                <wps:wsp>
                                  <wps:cNvSpPr/>
                                  <wps:cNvPr id="84" name="Shape 84"/>
                                  <wps:spPr>
                                    <a:xfrm>
                                      <a:off x="2690037" y="6283841"/>
                                      <a:ext cx="980440" cy="339090"/>
                                    </a:xfrm>
                                    <a:prstGeom prst="rect">
                                      <a:avLst/>
                                    </a:prstGeom>
                                    <a:solidFill>
                                      <a:schemeClr val="lt1"/>
                                    </a:solidFill>
                                    <a:ln>
                                      <a:noFill/>
                                    </a:ln>
                                  </wps:spPr>
                                  <wps:txbx>
                                    <w:txbxContent>
                                      <w:p w:rsidR="00000000" w:rsidDel="00000000" w:rsidP="00000000" w:rsidRDefault="00000000" w:rsidRPr="00000000">
                                        <w:pPr>
                                          <w:spacing w:after="16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Module 2H</w:t>
                                        </w:r>
                                      </w:p>
                                    </w:txbxContent>
                                  </wps:txbx>
                                  <wps:bodyPr anchorCtr="0" anchor="t" bIns="45700" lIns="91425" spcFirstLastPara="1" rIns="91425" wrap="square" tIns="45700">
                                    <a:noAutofit/>
                                  </wps:bodyPr>
                                </wps:wsp>
                              </wpg:grpSp>
                            </wpg:grpSp>
                          </wpg:grpSp>
                        </wpg:grpSp>
                        <wps:wsp>
                          <wps:cNvSpPr/>
                          <wps:cNvPr id="85" name="Shape 85"/>
                          <wps:spPr>
                            <a:xfrm>
                              <a:off x="10631" y="8472074"/>
                              <a:ext cx="5412105" cy="25844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3: Cleaning Concepts.</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152400</wp:posOffset>
                </wp:positionV>
                <wp:extent cx="5422265" cy="8729980"/>
                <wp:effectExtent b="0" l="0" r="0" t="0"/>
                <wp:wrapSquare wrapText="bothSides" distB="0" distT="0" distL="114300" distR="114300"/>
                <wp:docPr id="11" name="image14.png"/>
                <a:graphic>
                  <a:graphicData uri="http://schemas.openxmlformats.org/drawingml/2006/picture">
                    <pic:pic>
                      <pic:nvPicPr>
                        <pic:cNvPr id="0" name="image14.png"/>
                        <pic:cNvPicPr preferRelativeResize="0"/>
                      </pic:nvPicPr>
                      <pic:blipFill>
                        <a:blip r:embed="rId29"/>
                        <a:srcRect/>
                        <a:stretch>
                          <a:fillRect/>
                        </a:stretch>
                      </pic:blipFill>
                      <pic:spPr>
                        <a:xfrm>
                          <a:off x="0" y="0"/>
                          <a:ext cx="5422265" cy="8729980"/>
                        </a:xfrm>
                        <a:prstGeom prst="rect"/>
                        <a:ln/>
                      </pic:spPr>
                    </pic:pic>
                  </a:graphicData>
                </a:graphic>
              </wp:anchor>
            </w:drawing>
          </mc:Fallback>
        </mc:AlternateContent>
      </w:r>
    </w:p>
    <w:p w:rsidR="00000000" w:rsidDel="00000000" w:rsidP="00000000" w:rsidRDefault="00000000" w:rsidRPr="00000000" w14:paraId="00000163">
      <w:pPr>
        <w:rPr/>
      </w:pPr>
      <w:r w:rsidDel="00000000" w:rsidR="00000000" w:rsidRPr="00000000">
        <w:rPr>
          <w:rtl w:val="0"/>
        </w:rPr>
        <w:t xml:space="preserve">The remaining concepts f) – h) show different processes for cleaning with water. Concept f) is the most basic approach, by simply rinsing the dirty bottle in a finite volume of water. This process includes filling the bottle, shaking it, and finally releasing the water. Concept g) makes use of a glass rinser. This tool allows to only release water when needed, preventing the unintentional loss of flowing water in a tap. By pushing on the moving plate, a pressure sensitive valve is opened to release narrow jets of water into the bottle. </w:t>
      </w:r>
      <w:r w:rsidDel="00000000" w:rsidR="00000000" w:rsidRPr="00000000">
        <w:rPr>
          <w:highlight w:val="yellow"/>
          <w:rtl w:val="0"/>
        </w:rPr>
        <w:t xml:space="preserve">(Formel)</w:t>
      </w:r>
      <w:r w:rsidDel="00000000" w:rsidR="00000000" w:rsidRPr="00000000">
        <w:rPr>
          <w:rtl w:val="0"/>
        </w:rPr>
        <w:t xml:space="preserve"> Since the water jets move with higher speeds compared to a regular tap, the cleaning efficiency of the contact area is enhanced. Further, the rinsing of the non-contact areas through outflowing water is distributed more evenly. This approach has a need for pressurized water inlet. Concept h) combines the rinsing properties of water as well as friction through movement. The bottles need to be cut in a cross-like manner. Afterwards, they are stacked and placed onto a pole. The pole is now twisted around its center axis while being submerged in a water basin. While the contaminants are being softened by the water, the waves and bubbles introduced by the rotating bottle wings can carry away the contaminants. </w:t>
      </w:r>
    </w:p>
    <w:p w:rsidR="00000000" w:rsidDel="00000000" w:rsidP="00000000" w:rsidRDefault="00000000" w:rsidRPr="00000000" w14:paraId="00000164">
      <w:pPr>
        <w:rPr>
          <w:color w:val="000000"/>
        </w:rPr>
      </w:pPr>
      <w:r w:rsidDel="00000000" w:rsidR="00000000" w:rsidRPr="00000000">
        <w:rPr>
          <w:color w:val="000000"/>
          <w:rtl w:val="0"/>
        </w:rPr>
        <w:t xml:space="preserve">The third sub-system explored aims to address the preparation of bottles for their transport. Since Chibuku trucks are collecting the clean bottles on their delivery tours to the Taverns, the empty HDPE bottles spatially compete with the delivered goods. Hence, reducing the space needed to move the plastic bottles is of high importance. </w:t>
      </w:r>
    </w:p>
    <w:p w:rsidR="00000000" w:rsidDel="00000000" w:rsidP="00000000" w:rsidRDefault="00000000" w:rsidRPr="00000000" w14:paraId="00000165">
      <w:pPr>
        <w:rPr>
          <w:color w:val="000000"/>
        </w:rPr>
      </w:pPr>
      <w:r w:rsidDel="00000000" w:rsidR="00000000" w:rsidRPr="00000000">
        <w:rPr>
          <w:color w:val="000000"/>
          <w:rtl w:val="0"/>
        </w:rPr>
        <w:t xml:space="preserve">Concept XXa) depicts a stacking approach of cut bottles. The HDPE bottles are cut in a cross-like manner such that the sidewalls can be flapped out. This allows to place the bottles through their opening over a pole. The pole is easily movable and can be loaded and secured in the delivery truck. By stacking the bottles in this manner, the density of the packed stack can be increased because the internal volume no longer exists.</w:t>
      </w:r>
    </w:p>
    <w:p w:rsidR="00000000" w:rsidDel="00000000" w:rsidP="00000000" w:rsidRDefault="00000000" w:rsidRPr="00000000" w14:paraId="00000166">
      <w:pPr>
        <w:rPr>
          <w:color w:val="000000"/>
        </w:rPr>
      </w:pPr>
      <w:r w:rsidDel="00000000" w:rsidR="00000000" w:rsidRPr="00000000">
        <w:rPr>
          <w:color w:val="000000"/>
          <w:rtl w:val="0"/>
        </w:rPr>
        <w:t xml:space="preserve">Concept b) introduces a shredder. This electrically or manually driven shredder convert the bottles into flakes that can be temporarily stored in a bucket or a bag throughout the transport to the recycling facility.</w:t>
      </w:r>
    </w:p>
    <w:p w:rsidR="00000000" w:rsidDel="00000000" w:rsidP="00000000" w:rsidRDefault="00000000" w:rsidRPr="00000000" w14:paraId="00000167">
      <w:pPr>
        <w:rPr>
          <w:color w:val="000000"/>
        </w:rPr>
      </w:pPr>
      <w:r w:rsidDel="00000000" w:rsidR="00000000" w:rsidRPr="00000000">
        <w:rPr>
          <w:color w:val="000000"/>
          <w:rtl w:val="0"/>
        </w:rPr>
        <w:t xml:space="preserve">In concept c), the bottles are packed into a baler. This approach eliminates the need for cutting the bottles as they are crushed and pressed into a cuboid with heavy force. Finally, the bales can be tied to maintain their crushed volumes. The relatively dense bales are loaded into the trucks and might be stacked on top of each other.</w:t>
      </w:r>
    </w:p>
    <w:p w:rsidR="00000000" w:rsidDel="00000000" w:rsidP="00000000" w:rsidRDefault="00000000" w:rsidRPr="00000000" w14:paraId="00000168">
      <w:pPr>
        <w:rPr>
          <w:color w:val="000000"/>
        </w:rPr>
      </w:pPr>
      <w:r w:rsidDel="00000000" w:rsidR="00000000" w:rsidRPr="00000000">
        <w:rPr>
          <w:color w:val="000000"/>
          <w:rtl w:val="0"/>
        </w:rPr>
        <w:t xml:space="preserve">In concept d), the bottles are crushed one by one either with help of a crushing tool or simply using the hands or feet. The bottles lose some of their volume and are placed in a bag to be collected.</w:t>
      </w:r>
    </w:p>
    <w:p w:rsidR="00000000" w:rsidDel="00000000" w:rsidP="00000000" w:rsidRDefault="00000000" w:rsidRPr="00000000" w14:paraId="00000169">
      <w:pPr>
        <w:rPr>
          <w:color w:val="000000"/>
        </w:rPr>
      </w:pPr>
      <w:r w:rsidDel="00000000" w:rsidR="00000000" w:rsidRPr="00000000">
        <w:rPr>
          <w:color w:val="000000"/>
          <w:rtl w:val="0"/>
        </w:rPr>
        <w:t xml:space="preserve">Finally, concept e) renounces the need of any extra step after cleaning. The clean bottles are placed in a crate in their original shape and volume. This allows for quick counting of bottles received.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-165099</wp:posOffset>
                </wp:positionH>
                <wp:positionV relativeFrom="paragraph">
                  <wp:posOffset>952500</wp:posOffset>
                </wp:positionV>
                <wp:extent cx="5368925" cy="7237730"/>
                <wp:effectExtent b="0" l="0" r="0" t="0"/>
                <wp:wrapTopAndBottom distB="0" distT="0"/>
                <wp:docPr id="7" name=""/>
                <a:graphic>
                  <a:graphicData uri="http://schemas.microsoft.com/office/word/2010/wordprocessingGroup">
                    <wpg:wgp>
                      <wpg:cNvGrpSpPr/>
                      <wpg:grpSpPr>
                        <a:xfrm>
                          <a:off x="2656775" y="156350"/>
                          <a:ext cx="5368925" cy="7237730"/>
                          <a:chOff x="2656775" y="156350"/>
                          <a:chExt cx="5378475" cy="7242525"/>
                        </a:xfrm>
                      </wpg:grpSpPr>
                      <wpg:grpSp>
                        <wpg:cNvGrpSpPr/>
                        <wpg:grpSpPr>
                          <a:xfrm>
                            <a:off x="2661538" y="161135"/>
                            <a:ext cx="5368925" cy="7237730"/>
                            <a:chOff x="0" y="0"/>
                            <a:chExt cx="5368925" cy="7237730"/>
                          </a:xfrm>
                        </wpg:grpSpPr>
                        <wps:wsp>
                          <wps:cNvSpPr/>
                          <wps:cNvPr id="3" name="Shape 3"/>
                          <wps:spPr>
                            <a:xfrm>
                              <a:off x="0" y="0"/>
                              <a:ext cx="5368925" cy="7237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368925" cy="6927354"/>
                              <a:chOff x="0" y="0"/>
                              <a:chExt cx="5368925" cy="6927354"/>
                            </a:xfrm>
                          </wpg:grpSpPr>
                          <wps:wsp>
                            <wps:cNvCnPr/>
                            <wps:spPr>
                              <a:xfrm>
                                <a:off x="0" y="2606722"/>
                                <a:ext cx="5368925"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0" y="5008728"/>
                                <a:ext cx="5368925"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2674961" y="2606722"/>
                                <a:ext cx="0" cy="4317558"/>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wpg:grpSp>
                            <wpg:cNvGrpSpPr/>
                            <wpg:grpSpPr>
                              <a:xfrm>
                                <a:off x="0" y="0"/>
                                <a:ext cx="5368925" cy="6927354"/>
                                <a:chOff x="0" y="0"/>
                                <a:chExt cx="5368925" cy="6927354"/>
                              </a:xfrm>
                            </wpg:grpSpPr>
                            <pic:pic>
                              <pic:nvPicPr>
                                <pic:cNvPr descr="Several parts of a paper holder&#10;&#10;Description automatically generated with medium confidence" id="29" name="Shape 29"/>
                                <pic:cNvPicPr preferRelativeResize="0"/>
                              </pic:nvPicPr>
                              <pic:blipFill rotWithShape="1">
                                <a:blip r:embed="rId30">
                                  <a:alphaModFix/>
                                </a:blip>
                                <a:srcRect b="10516" l="0" r="0" t="0"/>
                                <a:stretch/>
                              </pic:blipFill>
                              <pic:spPr>
                                <a:xfrm>
                                  <a:off x="750627" y="259302"/>
                                  <a:ext cx="3874770" cy="2197295"/>
                                </a:xfrm>
                                <a:prstGeom prst="rect">
                                  <a:avLst/>
                                </a:prstGeom>
                                <a:noFill/>
                                <a:ln>
                                  <a:noFill/>
                                </a:ln>
                              </pic:spPr>
                            </pic:pic>
                            <pic:pic>
                              <pic:nvPicPr>
                                <pic:cNvPr descr="A blue box with wheels and a cup&#10;&#10;Description automatically generated" id="30" name="Shape 30"/>
                                <pic:cNvPicPr preferRelativeResize="0"/>
                              </pic:nvPicPr>
                              <pic:blipFill rotWithShape="1">
                                <a:blip r:embed="rId31">
                                  <a:alphaModFix/>
                                </a:blip>
                                <a:srcRect b="0" l="0" r="0" t="2620"/>
                                <a:stretch/>
                              </pic:blipFill>
                              <pic:spPr>
                                <a:xfrm>
                                  <a:off x="805218" y="2961564"/>
                                  <a:ext cx="1456055" cy="1923415"/>
                                </a:xfrm>
                                <a:prstGeom prst="rect">
                                  <a:avLst/>
                                </a:prstGeom>
                                <a:noFill/>
                                <a:ln>
                                  <a:noFill/>
                                </a:ln>
                              </pic:spPr>
                            </pic:pic>
                            <pic:pic>
                              <pic:nvPicPr>
                                <pic:cNvPr descr="A drawing of a cylindrical object&#10;&#10;Description automatically generated" id="31" name="Shape 31"/>
                                <pic:cNvPicPr preferRelativeResize="0"/>
                              </pic:nvPicPr>
                              <pic:blipFill rotWithShape="1">
                                <a:blip r:embed="rId32">
                                  <a:alphaModFix/>
                                </a:blip>
                                <a:srcRect b="0" l="0" r="0" t="0"/>
                                <a:stretch/>
                              </pic:blipFill>
                              <pic:spPr>
                                <a:xfrm>
                                  <a:off x="395785" y="5513695"/>
                                  <a:ext cx="1881505" cy="1406525"/>
                                </a:xfrm>
                                <a:prstGeom prst="rect">
                                  <a:avLst/>
                                </a:prstGeom>
                                <a:noFill/>
                                <a:ln>
                                  <a:noFill/>
                                </a:ln>
                              </pic:spPr>
                            </pic:pic>
                            <pic:pic>
                              <pic:nvPicPr>
                                <pic:cNvPr id="32" name="Shape 32"/>
                                <pic:cNvPicPr preferRelativeResize="0"/>
                              </pic:nvPicPr>
                              <pic:blipFill rotWithShape="1">
                                <a:blip r:embed="rId33">
                                  <a:alphaModFix/>
                                </a:blip>
                                <a:srcRect b="0" l="0" r="0" t="0"/>
                                <a:stretch/>
                              </pic:blipFill>
                              <pic:spPr>
                                <a:xfrm>
                                  <a:off x="3016155" y="2879677"/>
                                  <a:ext cx="1594485" cy="2077085"/>
                                </a:xfrm>
                                <a:prstGeom prst="rect">
                                  <a:avLst/>
                                </a:prstGeom>
                                <a:noFill/>
                                <a:ln>
                                  <a:noFill/>
                                </a:ln>
                              </pic:spPr>
                            </pic:pic>
                            <pic:pic>
                              <pic:nvPicPr>
                                <pic:cNvPr descr="A box of milk containers&#10;&#10;Description automatically generated" id="33" name="Shape 33"/>
                                <pic:cNvPicPr preferRelativeResize="0"/>
                              </pic:nvPicPr>
                              <pic:blipFill rotWithShape="1">
                                <a:blip r:embed="rId34">
                                  <a:alphaModFix/>
                                </a:blip>
                                <a:srcRect b="0" l="0" r="0" t="0"/>
                                <a:stretch/>
                              </pic:blipFill>
                              <pic:spPr>
                                <a:xfrm>
                                  <a:off x="2811439" y="5540991"/>
                                  <a:ext cx="2253615" cy="1254125"/>
                                </a:xfrm>
                                <a:prstGeom prst="rect">
                                  <a:avLst/>
                                </a:prstGeom>
                                <a:noFill/>
                                <a:ln>
                                  <a:noFill/>
                                </a:ln>
                              </pic:spPr>
                            </pic:pic>
                            <wps:wsp>
                              <wps:cNvSpPr/>
                              <wps:cNvPr id="34" name="Shape 34"/>
                              <wps:spPr>
                                <a:xfrm>
                                  <a:off x="0" y="0"/>
                                  <a:ext cx="5368925" cy="6927354"/>
                                </a:xfrm>
                                <a:prstGeom prst="rect">
                                  <a:avLst/>
                                </a:prstGeom>
                                <a:no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40943" y="40943"/>
                                  <a:ext cx="980355" cy="339085"/>
                                </a:xfrm>
                                <a:prstGeom prst="rect">
                                  <a:avLst/>
                                </a:prstGeom>
                                <a:solidFill>
                                  <a:schemeClr val="lt1"/>
                                </a:solidFill>
                                <a:ln>
                                  <a:noFill/>
                                </a:ln>
                              </wps:spPr>
                              <wps:txbx>
                                <w:txbxContent>
                                  <w:p w:rsidR="00000000" w:rsidDel="00000000" w:rsidP="00000000" w:rsidRDefault="00000000" w:rsidRPr="00000000">
                                    <w:pPr>
                                      <w:spacing w:after="16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Module 3A</w:t>
                                    </w:r>
                                  </w:p>
                                </w:txbxContent>
                              </wps:txbx>
                              <wps:bodyPr anchorCtr="0" anchor="t" bIns="45700" lIns="91425" spcFirstLastPara="1" rIns="91425" wrap="square" tIns="45700">
                                <a:noAutofit/>
                              </wps:bodyPr>
                            </wps:wsp>
                            <wps:wsp>
                              <wps:cNvSpPr/>
                              <wps:cNvPr id="36" name="Shape 36"/>
                              <wps:spPr>
                                <a:xfrm>
                                  <a:off x="40943" y="2647665"/>
                                  <a:ext cx="980355" cy="339085"/>
                                </a:xfrm>
                                <a:prstGeom prst="rect">
                                  <a:avLst/>
                                </a:prstGeom>
                                <a:solidFill>
                                  <a:schemeClr val="lt1"/>
                                </a:solidFill>
                                <a:ln>
                                  <a:noFill/>
                                </a:ln>
                              </wps:spPr>
                              <wps:txbx>
                                <w:txbxContent>
                                  <w:p w:rsidR="00000000" w:rsidDel="00000000" w:rsidP="00000000" w:rsidRDefault="00000000" w:rsidRPr="00000000">
                                    <w:pPr>
                                      <w:spacing w:after="16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Module 3B</w:t>
                                    </w:r>
                                  </w:p>
                                </w:txbxContent>
                              </wps:txbx>
                              <wps:bodyPr anchorCtr="0" anchor="t" bIns="45700" lIns="91425" spcFirstLastPara="1" rIns="91425" wrap="square" tIns="45700">
                                <a:noAutofit/>
                              </wps:bodyPr>
                            </wps:wsp>
                            <wps:wsp>
                              <wps:cNvSpPr/>
                              <wps:cNvPr id="37" name="Shape 37"/>
                              <wps:spPr>
                                <a:xfrm>
                                  <a:off x="2715904" y="2634018"/>
                                  <a:ext cx="923026" cy="338455"/>
                                </a:xfrm>
                                <a:prstGeom prst="rect">
                                  <a:avLst/>
                                </a:prstGeom>
                                <a:solidFill>
                                  <a:schemeClr val="lt1"/>
                                </a:solidFill>
                                <a:ln>
                                  <a:noFill/>
                                </a:ln>
                              </wps:spPr>
                              <wps:txbx>
                                <w:txbxContent>
                                  <w:p w:rsidR="00000000" w:rsidDel="00000000" w:rsidP="00000000" w:rsidRDefault="00000000" w:rsidRPr="00000000">
                                    <w:pPr>
                                      <w:spacing w:after="16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Module 3C</w:t>
                                    </w:r>
                                  </w:p>
                                </w:txbxContent>
                              </wps:txbx>
                              <wps:bodyPr anchorCtr="0" anchor="t" bIns="45700" lIns="91425" spcFirstLastPara="1" rIns="91425" wrap="square" tIns="45700">
                                <a:noAutofit/>
                              </wps:bodyPr>
                            </wps:wsp>
                            <wps:wsp>
                              <wps:cNvSpPr/>
                              <wps:cNvPr id="38" name="Shape 38"/>
                              <wps:spPr>
                                <a:xfrm>
                                  <a:off x="27295" y="5036024"/>
                                  <a:ext cx="980355" cy="339085"/>
                                </a:xfrm>
                                <a:prstGeom prst="rect">
                                  <a:avLst/>
                                </a:prstGeom>
                                <a:solidFill>
                                  <a:schemeClr val="lt1"/>
                                </a:solidFill>
                                <a:ln>
                                  <a:noFill/>
                                </a:ln>
                              </wps:spPr>
                              <wps:txbx>
                                <w:txbxContent>
                                  <w:p w:rsidR="00000000" w:rsidDel="00000000" w:rsidP="00000000" w:rsidRDefault="00000000" w:rsidRPr="00000000">
                                    <w:pPr>
                                      <w:spacing w:after="16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Module 3D</w:t>
                                    </w:r>
                                  </w:p>
                                </w:txbxContent>
                              </wps:txbx>
                              <wps:bodyPr anchorCtr="0" anchor="t" bIns="45700" lIns="91425" spcFirstLastPara="1" rIns="91425" wrap="square" tIns="45700">
                                <a:noAutofit/>
                              </wps:bodyPr>
                            </wps:wsp>
                            <wps:wsp>
                              <wps:cNvSpPr/>
                              <wps:cNvPr id="39" name="Shape 39"/>
                              <wps:spPr>
                                <a:xfrm>
                                  <a:off x="2702257" y="5036024"/>
                                  <a:ext cx="980355" cy="339085"/>
                                </a:xfrm>
                                <a:prstGeom prst="rect">
                                  <a:avLst/>
                                </a:prstGeom>
                                <a:solidFill>
                                  <a:schemeClr val="lt1"/>
                                </a:solidFill>
                                <a:ln>
                                  <a:noFill/>
                                </a:ln>
                              </wps:spPr>
                              <wps:txbx>
                                <w:txbxContent>
                                  <w:p w:rsidR="00000000" w:rsidDel="00000000" w:rsidP="00000000" w:rsidRDefault="00000000" w:rsidRPr="00000000">
                                    <w:pPr>
                                      <w:spacing w:after="16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Module 3E</w:t>
                                    </w:r>
                                  </w:p>
                                </w:txbxContent>
                              </wps:txbx>
                              <wps:bodyPr anchorCtr="0" anchor="t" bIns="45700" lIns="91425" spcFirstLastPara="1" rIns="91425" wrap="square" tIns="45700">
                                <a:noAutofit/>
                              </wps:bodyPr>
                            </wps:wsp>
                          </wpg:grpSp>
                        </wpg:grpSp>
                        <wps:wsp>
                          <wps:cNvSpPr/>
                          <wps:cNvPr id="40" name="Shape 40"/>
                          <wps:spPr>
                            <a:xfrm>
                              <a:off x="0" y="6979285"/>
                              <a:ext cx="5368925" cy="25844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4: Stacking Concepts.</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952500</wp:posOffset>
                </wp:positionV>
                <wp:extent cx="5368925" cy="7237730"/>
                <wp:effectExtent b="0" l="0" r="0" t="0"/>
                <wp:wrapTopAndBottom distB="0" distT="0"/>
                <wp:docPr id="7" name="image9.png"/>
                <a:graphic>
                  <a:graphicData uri="http://schemas.openxmlformats.org/drawingml/2006/picture">
                    <pic:pic>
                      <pic:nvPicPr>
                        <pic:cNvPr id="0" name="image9.png"/>
                        <pic:cNvPicPr preferRelativeResize="0"/>
                      </pic:nvPicPr>
                      <pic:blipFill>
                        <a:blip r:embed="rId35"/>
                        <a:srcRect/>
                        <a:stretch>
                          <a:fillRect/>
                        </a:stretch>
                      </pic:blipFill>
                      <pic:spPr>
                        <a:xfrm>
                          <a:off x="0" y="0"/>
                          <a:ext cx="5368925" cy="7237730"/>
                        </a:xfrm>
                        <a:prstGeom prst="rect"/>
                        <a:ln/>
                      </pic:spPr>
                    </pic:pic>
                  </a:graphicData>
                </a:graphic>
              </wp:anchor>
            </w:drawing>
          </mc:Fallback>
        </mc:AlternateContent>
      </w:r>
    </w:p>
    <w:p w:rsidR="00000000" w:rsidDel="00000000" w:rsidP="00000000" w:rsidRDefault="00000000" w:rsidRPr="00000000" w14:paraId="0000016A">
      <w:pP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6B">
      <w:pPr>
        <w:pStyle w:val="Heading3"/>
        <w:numPr>
          <w:ilvl w:val="2"/>
          <w:numId w:val="12"/>
        </w:numPr>
        <w:ind w:left="720" w:hanging="720"/>
        <w:rPr/>
      </w:pPr>
      <w:bookmarkStart w:colFirst="0" w:colLast="0" w:name="_heading=h.2jxsxqh" w:id="20"/>
      <w:bookmarkEnd w:id="20"/>
      <w:r w:rsidDel="00000000" w:rsidR="00000000" w:rsidRPr="00000000">
        <w:rPr>
          <w:rtl w:val="0"/>
        </w:rPr>
        <w:t xml:space="preserve">Concept Selection</w:t>
      </w:r>
    </w:p>
    <w:p w:rsidR="00000000" w:rsidDel="00000000" w:rsidP="00000000" w:rsidRDefault="00000000" w:rsidRPr="00000000" w14:paraId="0000016C">
      <w:pPr>
        <w:rPr/>
      </w:pPr>
      <w:r w:rsidDel="00000000" w:rsidR="00000000" w:rsidRPr="00000000">
        <w:rPr>
          <w:rtl w:val="0"/>
        </w:rPr>
        <w:t xml:space="preserve">The selection of the most suitable concept for each sub-system (re-inflation, cleaning, transport preparation) is kept as objectively as possible by introducing decision matrices as explained in Chapter XX. The selection criteria are based on the user needs and their importance level, as discussed in Chapter </w:t>
      </w:r>
      <w:r w:rsidDel="00000000" w:rsidR="00000000" w:rsidRPr="00000000">
        <w:rPr>
          <w:highlight w:val="yellow"/>
          <w:rtl w:val="0"/>
        </w:rPr>
        <w:t xml:space="preserve">XX</w:t>
      </w:r>
      <w:r w:rsidDel="00000000" w:rsidR="00000000" w:rsidRPr="00000000">
        <w:rPr>
          <w:rtl w:val="0"/>
        </w:rPr>
        <w:t xml:space="preserve">. For this reason, some criteria weigh in to a higher extent than others. The first concepts of each sub-system (a) are taken as reference concept with a rating of 3 throughout all the categories. Following concepts are each rated in comparison to the reference.</w:t>
      </w:r>
    </w:p>
    <w:p w:rsidR="00000000" w:rsidDel="00000000" w:rsidP="00000000" w:rsidRDefault="00000000" w:rsidRPr="00000000" w14:paraId="0000016D">
      <w:pPr>
        <w:rPr/>
      </w:pPr>
      <w:r w:rsidDel="00000000" w:rsidR="00000000" w:rsidRPr="00000000">
        <w:rPr>
          <w:rtl w:val="0"/>
        </w:rPr>
        <w:t xml:space="preserve">The assessment of the re-inflation concepts is shown in Table </w:t>
      </w:r>
      <w:r w:rsidDel="00000000" w:rsidR="00000000" w:rsidRPr="00000000">
        <w:rPr>
          <w:highlight w:val="yellow"/>
          <w:rtl w:val="0"/>
        </w:rPr>
        <w:t xml:space="preserve">XX</w:t>
      </w:r>
      <w:r w:rsidDel="00000000" w:rsidR="00000000" w:rsidRPr="00000000">
        <w:rPr>
          <w:rtl w:val="0"/>
        </w:rPr>
        <w:t xml:space="preserve">. Clearly, concept g) is evaluated as the most promising candidate to proceed with. Its simplicity pushes down the capital and operational expenditures (CAPEX, OPEX). Having no moving parts or loaded pressure, the worker safety is insured without any special measures. The manual inflation by squeezing the bottle over a fixed pole only shows one deficit in comparison to the reference. Since the tool is fixed in position, the portability of the device decreases (relatively to the cleaning setup).</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578"/>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Table 4:  Concept Selection for Inflation.</w:t>
      </w:r>
    </w:p>
    <w:tbl>
      <w:tblPr>
        <w:tblStyle w:val="Table5"/>
        <w:tblpPr w:leftFromText="141" w:rightFromText="141" w:topFromText="0" w:bottomFromText="0" w:vertAnchor="page" w:horzAnchor="margin" w:tblpXSpec="center" w:tblpY="8273"/>
        <w:tblW w:w="8476.0" w:type="dxa"/>
        <w:jc w:val="left"/>
        <w:tblLayout w:type="fixed"/>
        <w:tblLook w:val="0400"/>
      </w:tblPr>
      <w:tblGrid>
        <w:gridCol w:w="1843"/>
        <w:gridCol w:w="845"/>
        <w:gridCol w:w="573"/>
        <w:gridCol w:w="874"/>
        <w:gridCol w:w="723"/>
        <w:gridCol w:w="724"/>
        <w:gridCol w:w="723"/>
        <w:gridCol w:w="724"/>
        <w:gridCol w:w="723"/>
        <w:gridCol w:w="724"/>
        <w:tblGridChange w:id="0">
          <w:tblGrid>
            <w:gridCol w:w="1843"/>
            <w:gridCol w:w="845"/>
            <w:gridCol w:w="573"/>
            <w:gridCol w:w="874"/>
            <w:gridCol w:w="723"/>
            <w:gridCol w:w="724"/>
            <w:gridCol w:w="723"/>
            <w:gridCol w:w="724"/>
            <w:gridCol w:w="723"/>
            <w:gridCol w:w="724"/>
          </w:tblGrid>
        </w:tblGridChange>
      </w:tblGrid>
      <w:tr>
        <w:trPr>
          <w:cantSplit w:val="0"/>
          <w:trHeight w:val="422" w:hRule="atLeast"/>
          <w:tblHeader w:val="0"/>
        </w:trPr>
        <w:tc>
          <w:tcPr>
            <w:tcBorders>
              <w:top w:color="000000" w:space="0" w:sz="4" w:val="single"/>
              <w:left w:color="000000" w:space="0" w:sz="0" w:val="nil"/>
              <w:bottom w:color="000000" w:space="0" w:sz="4" w:val="single"/>
            </w:tcBorders>
            <w:shd w:fill="auto" w:val="clear"/>
            <w:vAlign w:val="center"/>
          </w:tcPr>
          <w:p w:rsidR="00000000" w:rsidDel="00000000" w:rsidP="00000000" w:rsidRDefault="00000000" w:rsidRPr="00000000" w14:paraId="00000171">
            <w:pPr>
              <w:spacing w:after="0" w:line="240" w:lineRule="auto"/>
              <w:ind w:firstLine="0"/>
              <w:rPr>
                <w:b w:val="1"/>
                <w:color w:val="000000"/>
              </w:rPr>
            </w:pPr>
            <w:r w:rsidDel="00000000" w:rsidR="00000000" w:rsidRPr="00000000">
              <w:rPr>
                <w:b w:val="1"/>
                <w:color w:val="000000"/>
                <w:rtl w:val="0"/>
              </w:rPr>
              <w:t xml:space="preserve">Concepts </w:t>
            </w:r>
          </w:p>
        </w:tc>
        <w:tc>
          <w:tcPr>
            <w:tcBorders>
              <w:top w:color="000000" w:space="0" w:sz="4" w:val="single"/>
              <w:bottom w:color="000000" w:space="0" w:sz="4" w:val="single"/>
            </w:tcBorders>
            <w:shd w:fill="auto" w:val="clear"/>
            <w:vAlign w:val="center"/>
          </w:tcPr>
          <w:p w:rsidR="00000000" w:rsidDel="00000000" w:rsidP="00000000" w:rsidRDefault="00000000" w:rsidRPr="00000000" w14:paraId="00000172">
            <w:pPr>
              <w:spacing w:after="0" w:line="240" w:lineRule="auto"/>
              <w:ind w:firstLine="0"/>
              <w:jc w:val="center"/>
              <w:rPr>
                <w:b w:val="1"/>
                <w:color w:val="000000"/>
              </w:rPr>
            </w:pPr>
            <w:r w:rsidDel="00000000" w:rsidR="00000000" w:rsidRPr="00000000">
              <w:rPr>
                <w:b w:val="1"/>
                <w:color w:val="000000"/>
                <w:rtl w:val="0"/>
              </w:rPr>
              <w:t xml:space="preserve"> </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173">
            <w:pPr>
              <w:spacing w:after="0" w:line="240" w:lineRule="auto"/>
              <w:ind w:firstLine="0"/>
              <w:jc w:val="center"/>
              <w:rPr>
                <w:b w:val="1"/>
                <w:color w:val="000000"/>
              </w:rPr>
            </w:pPr>
            <w:r w:rsidDel="00000000" w:rsidR="00000000" w:rsidRPr="00000000">
              <w:rPr>
                <w:b w:val="1"/>
                <w:color w:val="000000"/>
                <w:rtl w:val="0"/>
              </w:rPr>
              <w:t xml:space="preserve">1A</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175">
            <w:pPr>
              <w:spacing w:after="0" w:line="240" w:lineRule="auto"/>
              <w:ind w:firstLine="0"/>
              <w:jc w:val="center"/>
              <w:rPr>
                <w:b w:val="1"/>
                <w:color w:val="000000"/>
              </w:rPr>
            </w:pPr>
            <w:r w:rsidDel="00000000" w:rsidR="00000000" w:rsidRPr="00000000">
              <w:rPr>
                <w:b w:val="1"/>
                <w:color w:val="000000"/>
                <w:rtl w:val="0"/>
              </w:rPr>
              <w:t xml:space="preserve">1B</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177">
            <w:pPr>
              <w:spacing w:after="0" w:line="240" w:lineRule="auto"/>
              <w:ind w:firstLine="0"/>
              <w:jc w:val="center"/>
              <w:rPr>
                <w:b w:val="1"/>
                <w:color w:val="000000"/>
              </w:rPr>
            </w:pPr>
            <w:r w:rsidDel="00000000" w:rsidR="00000000" w:rsidRPr="00000000">
              <w:rPr>
                <w:b w:val="1"/>
                <w:color w:val="000000"/>
                <w:rtl w:val="0"/>
              </w:rPr>
              <w:t xml:space="preserve">1C</w:t>
            </w:r>
          </w:p>
        </w:tc>
        <w:tc>
          <w:tcPr>
            <w:gridSpan w:val="2"/>
            <w:tcBorders>
              <w:top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179">
            <w:pPr>
              <w:spacing w:after="0" w:line="240" w:lineRule="auto"/>
              <w:ind w:firstLine="0"/>
              <w:jc w:val="center"/>
              <w:rPr>
                <w:b w:val="1"/>
                <w:color w:val="000000"/>
              </w:rPr>
            </w:pPr>
            <w:r w:rsidDel="00000000" w:rsidR="00000000" w:rsidRPr="00000000">
              <w:rPr>
                <w:b w:val="1"/>
                <w:color w:val="000000"/>
                <w:rtl w:val="0"/>
              </w:rPr>
              <w:t xml:space="preserve">1D</w:t>
            </w:r>
          </w:p>
        </w:tc>
      </w:tr>
      <w:tr>
        <w:trPr>
          <w:cantSplit w:val="1"/>
          <w:trHeight w:val="978" w:hRule="atLeast"/>
          <w:tblHeader w:val="0"/>
        </w:trPr>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B">
            <w:pPr>
              <w:spacing w:after="0" w:line="240" w:lineRule="auto"/>
              <w:ind w:firstLine="0"/>
              <w:rPr>
                <w:b w:val="1"/>
                <w:color w:val="000000"/>
              </w:rPr>
            </w:pPr>
            <w:r w:rsidDel="00000000" w:rsidR="00000000" w:rsidRPr="00000000">
              <w:rPr>
                <w:b w:val="1"/>
                <w:color w:val="000000"/>
                <w:rtl w:val="0"/>
              </w:rPr>
              <w:t xml:space="preserve">Selection Criteria</w:t>
            </w:r>
          </w:p>
        </w:tc>
        <w:tc>
          <w:tcPr>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7C">
            <w:pPr>
              <w:spacing w:after="0" w:line="240" w:lineRule="auto"/>
              <w:ind w:left="113" w:right="113" w:firstLine="0"/>
              <w:jc w:val="center"/>
              <w:rPr>
                <w:color w:val="000000"/>
              </w:rPr>
            </w:pPr>
            <w:r w:rsidDel="00000000" w:rsidR="00000000" w:rsidRPr="00000000">
              <w:rPr>
                <w:color w:val="000000"/>
                <w:rtl w:val="0"/>
              </w:rPr>
              <w:t xml:space="preserve">Weight </w:t>
              <w:br w:type="textWrapping"/>
              <w:t xml:space="preserve">[%]</w:t>
            </w:r>
          </w:p>
        </w:tc>
        <w:tc>
          <w:tcPr>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17D">
            <w:pPr>
              <w:spacing w:after="0" w:line="240" w:lineRule="auto"/>
              <w:ind w:left="113" w:right="113" w:firstLine="0"/>
              <w:jc w:val="center"/>
              <w:rPr>
                <w:color w:val="000000"/>
              </w:rPr>
            </w:pPr>
            <w:r w:rsidDel="00000000" w:rsidR="00000000" w:rsidRPr="00000000">
              <w:rPr>
                <w:color w:val="000000"/>
                <w:rtl w:val="0"/>
              </w:rPr>
              <w:t xml:space="preserve">Rating</w:t>
            </w:r>
          </w:p>
        </w:tc>
        <w:tc>
          <w:tcPr>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7E">
            <w:pPr>
              <w:spacing w:after="0" w:line="240" w:lineRule="auto"/>
              <w:ind w:left="113" w:right="113" w:firstLine="0"/>
              <w:jc w:val="center"/>
              <w:rPr>
                <w:color w:val="000000"/>
              </w:rPr>
            </w:pPr>
            <w:r w:rsidDel="00000000" w:rsidR="00000000" w:rsidRPr="00000000">
              <w:rPr>
                <w:color w:val="000000"/>
                <w:rtl w:val="0"/>
              </w:rPr>
              <w:t xml:space="preserve">Score</w:t>
            </w:r>
          </w:p>
        </w:tc>
        <w:tc>
          <w:tcPr>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17F">
            <w:pPr>
              <w:spacing w:after="0" w:line="240" w:lineRule="auto"/>
              <w:ind w:left="113" w:right="113" w:firstLine="0"/>
              <w:jc w:val="center"/>
              <w:rPr>
                <w:color w:val="000000"/>
              </w:rPr>
            </w:pPr>
            <w:r w:rsidDel="00000000" w:rsidR="00000000" w:rsidRPr="00000000">
              <w:rPr>
                <w:color w:val="000000"/>
                <w:rtl w:val="0"/>
              </w:rPr>
              <w:t xml:space="preserve">Rating</w:t>
            </w:r>
          </w:p>
        </w:tc>
        <w:tc>
          <w:tcPr>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80">
            <w:pPr>
              <w:spacing w:after="0" w:line="240" w:lineRule="auto"/>
              <w:ind w:left="113" w:right="113" w:firstLine="0"/>
              <w:jc w:val="center"/>
              <w:rPr>
                <w:color w:val="000000"/>
              </w:rPr>
            </w:pPr>
            <w:r w:rsidDel="00000000" w:rsidR="00000000" w:rsidRPr="00000000">
              <w:rPr>
                <w:color w:val="000000"/>
                <w:rtl w:val="0"/>
              </w:rPr>
              <w:t xml:space="preserve">Score</w:t>
            </w:r>
          </w:p>
        </w:tc>
        <w:tc>
          <w:tcPr>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181">
            <w:pPr>
              <w:spacing w:after="0" w:line="240" w:lineRule="auto"/>
              <w:ind w:left="113" w:right="113" w:firstLine="0"/>
              <w:jc w:val="center"/>
              <w:rPr>
                <w:color w:val="000000"/>
              </w:rPr>
            </w:pPr>
            <w:r w:rsidDel="00000000" w:rsidR="00000000" w:rsidRPr="00000000">
              <w:rPr>
                <w:color w:val="000000"/>
                <w:rtl w:val="0"/>
              </w:rPr>
              <w:t xml:space="preserve">Rating</w:t>
            </w:r>
          </w:p>
        </w:tc>
        <w:tc>
          <w:tcPr>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82">
            <w:pPr>
              <w:spacing w:after="0" w:line="240" w:lineRule="auto"/>
              <w:ind w:left="113" w:right="113" w:firstLine="0"/>
              <w:jc w:val="center"/>
              <w:rPr>
                <w:color w:val="000000"/>
              </w:rPr>
            </w:pPr>
            <w:r w:rsidDel="00000000" w:rsidR="00000000" w:rsidRPr="00000000">
              <w:rPr>
                <w:color w:val="000000"/>
                <w:rtl w:val="0"/>
              </w:rPr>
              <w:t xml:space="preserve">Score</w:t>
            </w:r>
          </w:p>
        </w:tc>
        <w:tc>
          <w:tcPr>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183">
            <w:pPr>
              <w:spacing w:after="0" w:line="240" w:lineRule="auto"/>
              <w:ind w:left="113" w:right="113" w:firstLine="0"/>
              <w:jc w:val="center"/>
              <w:rPr>
                <w:color w:val="000000"/>
              </w:rPr>
            </w:pPr>
            <w:r w:rsidDel="00000000" w:rsidR="00000000" w:rsidRPr="00000000">
              <w:rPr>
                <w:color w:val="000000"/>
                <w:rtl w:val="0"/>
              </w:rPr>
              <w:t xml:space="preserve">Rating</w:t>
            </w:r>
          </w:p>
        </w:tc>
        <w:tc>
          <w:tcPr>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84">
            <w:pPr>
              <w:spacing w:after="0" w:line="240" w:lineRule="auto"/>
              <w:ind w:left="113" w:right="113" w:firstLine="0"/>
              <w:jc w:val="center"/>
              <w:rPr>
                <w:color w:val="000000"/>
              </w:rPr>
            </w:pPr>
            <w:r w:rsidDel="00000000" w:rsidR="00000000" w:rsidRPr="00000000">
              <w:rPr>
                <w:color w:val="000000"/>
                <w:rtl w:val="0"/>
              </w:rPr>
              <w:t xml:space="preserve">Score</w:t>
            </w:r>
          </w:p>
        </w:tc>
      </w:tr>
      <w:tr>
        <w:trPr>
          <w:cantSplit w:val="0"/>
          <w:trHeight w:val="41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85">
            <w:pPr>
              <w:spacing w:after="0" w:line="240" w:lineRule="auto"/>
              <w:ind w:firstLine="0"/>
              <w:jc w:val="left"/>
              <w:rPr>
                <w:color w:val="000000"/>
              </w:rPr>
            </w:pPr>
            <w:r w:rsidDel="00000000" w:rsidR="00000000" w:rsidRPr="00000000">
              <w:rPr>
                <w:color w:val="000000"/>
                <w:rtl w:val="0"/>
              </w:rPr>
              <w:t xml:space="preserve">Worker Safety</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86">
            <w:pPr>
              <w:spacing w:after="0" w:line="240" w:lineRule="auto"/>
              <w:ind w:firstLine="0"/>
              <w:jc w:val="center"/>
              <w:rPr>
                <w:color w:val="000000"/>
              </w:rPr>
            </w:pPr>
            <w:r w:rsidDel="00000000" w:rsidR="00000000" w:rsidRPr="00000000">
              <w:rPr>
                <w:color w:val="000000"/>
                <w:rtl w:val="0"/>
              </w:rPr>
              <w:t xml:space="preserve">20</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87">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88">
            <w:pPr>
              <w:spacing w:after="0" w:line="240" w:lineRule="auto"/>
              <w:ind w:firstLine="0"/>
              <w:jc w:val="center"/>
              <w:rPr>
                <w:color w:val="000000"/>
              </w:rPr>
            </w:pPr>
            <w:r w:rsidDel="00000000" w:rsidR="00000000" w:rsidRPr="00000000">
              <w:rPr>
                <w:color w:val="000000"/>
                <w:rtl w:val="0"/>
              </w:rPr>
              <w:t xml:space="preserve">0.60</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89">
            <w:pPr>
              <w:spacing w:after="0" w:line="240" w:lineRule="auto"/>
              <w:ind w:firstLine="0"/>
              <w:jc w:val="center"/>
              <w:rPr>
                <w:color w:val="000000"/>
              </w:rPr>
            </w:pPr>
            <w:r w:rsidDel="00000000" w:rsidR="00000000" w:rsidRPr="00000000">
              <w:rPr>
                <w:color w:val="000000"/>
                <w:rtl w:val="0"/>
              </w:rPr>
              <w:t xml:space="preserve">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8A">
            <w:pPr>
              <w:spacing w:after="0" w:line="240" w:lineRule="auto"/>
              <w:ind w:firstLine="0"/>
              <w:jc w:val="center"/>
              <w:rPr>
                <w:color w:val="000000"/>
              </w:rPr>
            </w:pPr>
            <w:r w:rsidDel="00000000" w:rsidR="00000000" w:rsidRPr="00000000">
              <w:rPr>
                <w:color w:val="000000"/>
                <w:rtl w:val="0"/>
              </w:rPr>
              <w:t xml:space="preserve">0.80</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8B">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8C">
            <w:pPr>
              <w:spacing w:after="0" w:line="240" w:lineRule="auto"/>
              <w:ind w:firstLine="0"/>
              <w:jc w:val="center"/>
              <w:rPr>
                <w:color w:val="000000"/>
              </w:rPr>
            </w:pPr>
            <w:r w:rsidDel="00000000" w:rsidR="00000000" w:rsidRPr="00000000">
              <w:rPr>
                <w:color w:val="000000"/>
                <w:rtl w:val="0"/>
              </w:rPr>
              <w:t xml:space="preserve">1.00</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8D">
            <w:pPr>
              <w:spacing w:after="0" w:line="240" w:lineRule="auto"/>
              <w:ind w:firstLine="0"/>
              <w:jc w:val="center"/>
              <w:rPr>
                <w:color w:val="000000"/>
              </w:rPr>
            </w:pPr>
            <w:r w:rsidDel="00000000" w:rsidR="00000000" w:rsidRPr="00000000">
              <w:rPr>
                <w:color w:val="000000"/>
                <w:rtl w:val="0"/>
              </w:rPr>
              <w:t xml:space="preserve">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8E">
            <w:pPr>
              <w:spacing w:after="0" w:line="240" w:lineRule="auto"/>
              <w:ind w:firstLine="0"/>
              <w:jc w:val="center"/>
              <w:rPr>
                <w:color w:val="000000"/>
              </w:rPr>
            </w:pPr>
            <w:r w:rsidDel="00000000" w:rsidR="00000000" w:rsidRPr="00000000">
              <w:rPr>
                <w:color w:val="000000"/>
                <w:rtl w:val="0"/>
              </w:rPr>
              <w:t xml:space="preserve">0.80</w:t>
            </w:r>
          </w:p>
        </w:tc>
      </w:tr>
      <w:tr>
        <w:trPr>
          <w:cantSplit w:val="0"/>
          <w:trHeight w:val="41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8F">
            <w:pPr>
              <w:spacing w:after="0" w:line="240" w:lineRule="auto"/>
              <w:ind w:firstLine="0"/>
              <w:jc w:val="left"/>
              <w:rPr>
                <w:color w:val="000000"/>
              </w:rPr>
            </w:pPr>
            <w:r w:rsidDel="00000000" w:rsidR="00000000" w:rsidRPr="00000000">
              <w:rPr>
                <w:color w:val="000000"/>
                <w:rtl w:val="0"/>
              </w:rPr>
              <w:t xml:space="preserve">OPEX</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90">
            <w:pPr>
              <w:spacing w:after="0" w:line="240" w:lineRule="auto"/>
              <w:ind w:firstLine="0"/>
              <w:jc w:val="center"/>
              <w:rPr>
                <w:color w:val="000000"/>
              </w:rPr>
            </w:pPr>
            <w:r w:rsidDel="00000000" w:rsidR="00000000" w:rsidRPr="00000000">
              <w:rPr>
                <w:color w:val="000000"/>
                <w:rtl w:val="0"/>
              </w:rPr>
              <w:t xml:space="preserve">15</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91">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92">
            <w:pPr>
              <w:spacing w:after="0" w:line="240" w:lineRule="auto"/>
              <w:ind w:firstLine="0"/>
              <w:jc w:val="center"/>
              <w:rPr>
                <w:color w:val="000000"/>
              </w:rPr>
            </w:pPr>
            <w:r w:rsidDel="00000000" w:rsidR="00000000" w:rsidRPr="00000000">
              <w:rPr>
                <w:color w:val="000000"/>
                <w:rtl w:val="0"/>
              </w:rPr>
              <w:t xml:space="preserve">0.45</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93">
            <w:pPr>
              <w:spacing w:after="0" w:line="240" w:lineRule="auto"/>
              <w:ind w:firstLine="0"/>
              <w:jc w:val="center"/>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94">
            <w:pPr>
              <w:spacing w:after="0" w:line="240" w:lineRule="auto"/>
              <w:ind w:firstLine="0"/>
              <w:jc w:val="center"/>
              <w:rPr>
                <w:color w:val="000000"/>
              </w:rPr>
            </w:pPr>
            <w:r w:rsidDel="00000000" w:rsidR="00000000" w:rsidRPr="00000000">
              <w:rPr>
                <w:color w:val="000000"/>
                <w:rtl w:val="0"/>
              </w:rPr>
              <w:t xml:space="preserve">0.15</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95">
            <w:pPr>
              <w:spacing w:after="0" w:line="240" w:lineRule="auto"/>
              <w:ind w:firstLine="0"/>
              <w:jc w:val="center"/>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96">
            <w:pPr>
              <w:spacing w:after="0" w:line="240" w:lineRule="auto"/>
              <w:ind w:firstLine="0"/>
              <w:jc w:val="center"/>
              <w:rPr>
                <w:color w:val="000000"/>
              </w:rPr>
            </w:pPr>
            <w:r w:rsidDel="00000000" w:rsidR="00000000" w:rsidRPr="00000000">
              <w:rPr>
                <w:color w:val="000000"/>
                <w:rtl w:val="0"/>
              </w:rPr>
              <w:t xml:space="preserve">0.30</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97">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98">
            <w:pPr>
              <w:spacing w:after="0" w:line="240" w:lineRule="auto"/>
              <w:ind w:firstLine="0"/>
              <w:jc w:val="center"/>
              <w:rPr>
                <w:color w:val="000000"/>
              </w:rPr>
            </w:pPr>
            <w:r w:rsidDel="00000000" w:rsidR="00000000" w:rsidRPr="00000000">
              <w:rPr>
                <w:color w:val="000000"/>
                <w:rtl w:val="0"/>
              </w:rPr>
              <w:t xml:space="preserve">0.75</w:t>
            </w:r>
          </w:p>
        </w:tc>
      </w:tr>
      <w:tr>
        <w:trPr>
          <w:cantSplit w:val="0"/>
          <w:trHeight w:val="41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99">
            <w:pPr>
              <w:spacing w:after="0" w:line="240" w:lineRule="auto"/>
              <w:ind w:firstLine="0"/>
              <w:jc w:val="left"/>
              <w:rPr>
                <w:color w:val="000000"/>
              </w:rPr>
            </w:pPr>
            <w:r w:rsidDel="00000000" w:rsidR="00000000" w:rsidRPr="00000000">
              <w:rPr>
                <w:color w:val="000000"/>
                <w:rtl w:val="0"/>
              </w:rPr>
              <w:t xml:space="preserve">CAPEX</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9A">
            <w:pPr>
              <w:spacing w:after="0" w:line="240" w:lineRule="auto"/>
              <w:ind w:firstLine="0"/>
              <w:jc w:val="center"/>
              <w:rPr>
                <w:color w:val="000000"/>
              </w:rPr>
            </w:pPr>
            <w:r w:rsidDel="00000000" w:rsidR="00000000" w:rsidRPr="00000000">
              <w:rPr>
                <w:color w:val="000000"/>
                <w:rtl w:val="0"/>
              </w:rPr>
              <w:t xml:space="preserve">12</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9B">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9C">
            <w:pPr>
              <w:spacing w:after="0" w:line="240" w:lineRule="auto"/>
              <w:ind w:firstLine="0"/>
              <w:jc w:val="center"/>
              <w:rPr>
                <w:color w:val="000000"/>
              </w:rPr>
            </w:pPr>
            <w:r w:rsidDel="00000000" w:rsidR="00000000" w:rsidRPr="00000000">
              <w:rPr>
                <w:color w:val="000000"/>
                <w:rtl w:val="0"/>
              </w:rPr>
              <w:t xml:space="preserve">0.36</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9D">
            <w:pPr>
              <w:spacing w:after="0" w:line="240" w:lineRule="auto"/>
              <w:ind w:firstLine="0"/>
              <w:jc w:val="center"/>
              <w:rPr>
                <w:color w:val="000000"/>
              </w:rPr>
            </w:pPr>
            <w:r w:rsidDel="00000000" w:rsidR="00000000" w:rsidRPr="00000000">
              <w:rPr>
                <w:color w:val="000000"/>
                <w:rtl w:val="0"/>
              </w:rPr>
              <w:t xml:space="preserve">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9E">
            <w:pPr>
              <w:spacing w:after="0" w:line="240" w:lineRule="auto"/>
              <w:ind w:firstLine="0"/>
              <w:jc w:val="center"/>
              <w:rPr>
                <w:color w:val="000000"/>
              </w:rPr>
            </w:pPr>
            <w:r w:rsidDel="00000000" w:rsidR="00000000" w:rsidRPr="00000000">
              <w:rPr>
                <w:color w:val="000000"/>
                <w:rtl w:val="0"/>
              </w:rPr>
              <w:t xml:space="preserve">0.48</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9F">
            <w:pPr>
              <w:spacing w:after="0" w:line="240" w:lineRule="auto"/>
              <w:ind w:firstLine="0"/>
              <w:jc w:val="center"/>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A0">
            <w:pPr>
              <w:spacing w:after="0" w:line="240" w:lineRule="auto"/>
              <w:ind w:firstLine="0"/>
              <w:jc w:val="center"/>
              <w:rPr>
                <w:color w:val="000000"/>
              </w:rPr>
            </w:pPr>
            <w:r w:rsidDel="00000000" w:rsidR="00000000" w:rsidRPr="00000000">
              <w:rPr>
                <w:color w:val="000000"/>
                <w:rtl w:val="0"/>
              </w:rPr>
              <w:t xml:space="preserve">0.24</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A1">
            <w:pPr>
              <w:spacing w:after="0" w:line="240" w:lineRule="auto"/>
              <w:ind w:firstLine="0"/>
              <w:jc w:val="center"/>
              <w:rPr>
                <w:color w:val="000000"/>
              </w:rPr>
            </w:pPr>
            <w:r w:rsidDel="00000000" w:rsidR="00000000" w:rsidRPr="00000000">
              <w:rPr>
                <w:color w:val="000000"/>
                <w:rtl w:val="0"/>
              </w:rPr>
              <w:t xml:space="preserve">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A2">
            <w:pPr>
              <w:spacing w:after="0" w:line="240" w:lineRule="auto"/>
              <w:ind w:firstLine="0"/>
              <w:jc w:val="center"/>
              <w:rPr>
                <w:color w:val="000000"/>
              </w:rPr>
            </w:pPr>
            <w:r w:rsidDel="00000000" w:rsidR="00000000" w:rsidRPr="00000000">
              <w:rPr>
                <w:color w:val="000000"/>
                <w:rtl w:val="0"/>
              </w:rPr>
              <w:t xml:space="preserve">0.48</w:t>
            </w:r>
          </w:p>
        </w:tc>
      </w:tr>
      <w:tr>
        <w:trPr>
          <w:cantSplit w:val="0"/>
          <w:trHeight w:val="41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A3">
            <w:pPr>
              <w:spacing w:after="0" w:line="240" w:lineRule="auto"/>
              <w:ind w:firstLine="0"/>
              <w:jc w:val="left"/>
              <w:rPr>
                <w:color w:val="000000"/>
              </w:rPr>
            </w:pPr>
            <w:r w:rsidDel="00000000" w:rsidR="00000000" w:rsidRPr="00000000">
              <w:rPr>
                <w:color w:val="000000"/>
                <w:rtl w:val="0"/>
              </w:rPr>
              <w:t xml:space="preserve">Ease of Use</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A4">
            <w:pPr>
              <w:spacing w:after="0" w:line="240" w:lineRule="auto"/>
              <w:ind w:firstLine="0"/>
              <w:jc w:val="center"/>
              <w:rPr>
                <w:color w:val="000000"/>
              </w:rPr>
            </w:pPr>
            <w:r w:rsidDel="00000000" w:rsidR="00000000" w:rsidRPr="00000000">
              <w:rPr>
                <w:color w:val="000000"/>
                <w:rtl w:val="0"/>
              </w:rPr>
              <w:t xml:space="preserve">12</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A5">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A6">
            <w:pPr>
              <w:spacing w:after="0" w:line="240" w:lineRule="auto"/>
              <w:ind w:firstLine="0"/>
              <w:jc w:val="center"/>
              <w:rPr>
                <w:color w:val="000000"/>
              </w:rPr>
            </w:pPr>
            <w:r w:rsidDel="00000000" w:rsidR="00000000" w:rsidRPr="00000000">
              <w:rPr>
                <w:color w:val="000000"/>
                <w:rtl w:val="0"/>
              </w:rPr>
              <w:t xml:space="preserve">0.36</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A7">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A8">
            <w:pPr>
              <w:spacing w:after="0" w:line="240" w:lineRule="auto"/>
              <w:ind w:firstLine="0"/>
              <w:jc w:val="center"/>
              <w:rPr>
                <w:color w:val="000000"/>
              </w:rPr>
            </w:pPr>
            <w:r w:rsidDel="00000000" w:rsidR="00000000" w:rsidRPr="00000000">
              <w:rPr>
                <w:color w:val="000000"/>
                <w:rtl w:val="0"/>
              </w:rPr>
              <w:t xml:space="preserve">0.36</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A9">
            <w:pPr>
              <w:spacing w:after="0" w:line="240" w:lineRule="auto"/>
              <w:ind w:firstLine="0"/>
              <w:jc w:val="center"/>
              <w:rPr>
                <w:color w:val="000000"/>
              </w:rPr>
            </w:pPr>
            <w:r w:rsidDel="00000000" w:rsidR="00000000" w:rsidRPr="00000000">
              <w:rPr>
                <w:color w:val="000000"/>
                <w:rtl w:val="0"/>
              </w:rPr>
              <w:t xml:space="preserve">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AA">
            <w:pPr>
              <w:spacing w:after="0" w:line="240" w:lineRule="auto"/>
              <w:ind w:firstLine="0"/>
              <w:jc w:val="center"/>
              <w:rPr>
                <w:color w:val="000000"/>
              </w:rPr>
            </w:pPr>
            <w:r w:rsidDel="00000000" w:rsidR="00000000" w:rsidRPr="00000000">
              <w:rPr>
                <w:color w:val="000000"/>
                <w:rtl w:val="0"/>
              </w:rPr>
              <w:t xml:space="preserve">0.48</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AB">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AC">
            <w:pPr>
              <w:spacing w:after="0" w:line="240" w:lineRule="auto"/>
              <w:ind w:firstLine="0"/>
              <w:jc w:val="center"/>
              <w:rPr>
                <w:color w:val="000000"/>
              </w:rPr>
            </w:pPr>
            <w:r w:rsidDel="00000000" w:rsidR="00000000" w:rsidRPr="00000000">
              <w:rPr>
                <w:color w:val="000000"/>
                <w:rtl w:val="0"/>
              </w:rPr>
              <w:t xml:space="preserve">0.36</w:t>
            </w:r>
          </w:p>
        </w:tc>
      </w:tr>
      <w:tr>
        <w:trPr>
          <w:cantSplit w:val="0"/>
          <w:trHeight w:val="41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AD">
            <w:pPr>
              <w:spacing w:after="0" w:line="240" w:lineRule="auto"/>
              <w:ind w:firstLine="0"/>
              <w:jc w:val="left"/>
              <w:rPr>
                <w:color w:val="000000"/>
              </w:rPr>
            </w:pPr>
            <w:r w:rsidDel="00000000" w:rsidR="00000000" w:rsidRPr="00000000">
              <w:rPr>
                <w:color w:val="000000"/>
                <w:rtl w:val="0"/>
              </w:rPr>
              <w:t xml:space="preserve">Inflation Effort</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AE">
            <w:pPr>
              <w:spacing w:after="0" w:line="240" w:lineRule="auto"/>
              <w:ind w:firstLine="0"/>
              <w:jc w:val="center"/>
              <w:rPr>
                <w:color w:val="000000"/>
              </w:rPr>
            </w:pPr>
            <w:r w:rsidDel="00000000" w:rsidR="00000000" w:rsidRPr="00000000">
              <w:rPr>
                <w:color w:val="000000"/>
                <w:rtl w:val="0"/>
              </w:rPr>
              <w:t xml:space="preserve">10</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AF">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B0">
            <w:pPr>
              <w:spacing w:after="0" w:line="240" w:lineRule="auto"/>
              <w:ind w:firstLine="0"/>
              <w:jc w:val="center"/>
              <w:rPr>
                <w:color w:val="000000"/>
              </w:rPr>
            </w:pPr>
            <w:r w:rsidDel="00000000" w:rsidR="00000000" w:rsidRPr="00000000">
              <w:rPr>
                <w:color w:val="000000"/>
                <w:rtl w:val="0"/>
              </w:rPr>
              <w:t xml:space="preserve">0.30</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B1">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B2">
            <w:pPr>
              <w:spacing w:after="0" w:line="240" w:lineRule="auto"/>
              <w:ind w:firstLine="0"/>
              <w:jc w:val="center"/>
              <w:rPr>
                <w:color w:val="000000"/>
              </w:rPr>
            </w:pPr>
            <w:r w:rsidDel="00000000" w:rsidR="00000000" w:rsidRPr="00000000">
              <w:rPr>
                <w:color w:val="000000"/>
                <w:rtl w:val="0"/>
              </w:rPr>
              <w:t xml:space="preserve">0.30</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B3">
            <w:pPr>
              <w:spacing w:after="0" w:line="240" w:lineRule="auto"/>
              <w:ind w:firstLine="0"/>
              <w:jc w:val="center"/>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B4">
            <w:pPr>
              <w:spacing w:after="0" w:line="240" w:lineRule="auto"/>
              <w:ind w:firstLine="0"/>
              <w:jc w:val="center"/>
              <w:rPr>
                <w:color w:val="000000"/>
              </w:rPr>
            </w:pPr>
            <w:r w:rsidDel="00000000" w:rsidR="00000000" w:rsidRPr="00000000">
              <w:rPr>
                <w:color w:val="000000"/>
                <w:rtl w:val="0"/>
              </w:rPr>
              <w:t xml:space="preserve">0.20</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B5">
            <w:pPr>
              <w:spacing w:after="0" w:line="240" w:lineRule="auto"/>
              <w:ind w:firstLine="0"/>
              <w:jc w:val="center"/>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B6">
            <w:pPr>
              <w:spacing w:after="0" w:line="240" w:lineRule="auto"/>
              <w:ind w:firstLine="0"/>
              <w:jc w:val="center"/>
              <w:rPr>
                <w:color w:val="000000"/>
              </w:rPr>
            </w:pPr>
            <w:r w:rsidDel="00000000" w:rsidR="00000000" w:rsidRPr="00000000">
              <w:rPr>
                <w:color w:val="000000"/>
                <w:rtl w:val="0"/>
              </w:rPr>
              <w:t xml:space="preserve">0.20</w:t>
            </w:r>
          </w:p>
        </w:tc>
      </w:tr>
      <w:tr>
        <w:trPr>
          <w:cantSplit w:val="0"/>
          <w:trHeight w:val="41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B7">
            <w:pPr>
              <w:spacing w:after="0" w:line="240" w:lineRule="auto"/>
              <w:ind w:firstLine="0"/>
              <w:jc w:val="left"/>
              <w:rPr>
                <w:color w:val="000000"/>
              </w:rPr>
            </w:pPr>
            <w:r w:rsidDel="00000000" w:rsidR="00000000" w:rsidRPr="00000000">
              <w:rPr>
                <w:color w:val="000000"/>
                <w:rtl w:val="0"/>
              </w:rPr>
              <w:t xml:space="preserve">Durability</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B8">
            <w:pPr>
              <w:spacing w:after="0" w:line="240" w:lineRule="auto"/>
              <w:ind w:firstLine="0"/>
              <w:jc w:val="center"/>
              <w:rPr>
                <w:color w:val="000000"/>
              </w:rPr>
            </w:pPr>
            <w:r w:rsidDel="00000000" w:rsidR="00000000" w:rsidRPr="00000000">
              <w:rPr>
                <w:color w:val="000000"/>
                <w:rtl w:val="0"/>
              </w:rPr>
              <w:t xml:space="preserve">8</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B9">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BA">
            <w:pPr>
              <w:spacing w:after="0" w:line="240" w:lineRule="auto"/>
              <w:ind w:firstLine="0"/>
              <w:jc w:val="center"/>
              <w:rPr>
                <w:color w:val="000000"/>
              </w:rPr>
            </w:pPr>
            <w:r w:rsidDel="00000000" w:rsidR="00000000" w:rsidRPr="00000000">
              <w:rPr>
                <w:color w:val="000000"/>
                <w:rtl w:val="0"/>
              </w:rPr>
              <w:t xml:space="preserve">0.24</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BB">
            <w:pPr>
              <w:spacing w:after="0" w:line="240" w:lineRule="auto"/>
              <w:ind w:firstLine="0"/>
              <w:jc w:val="center"/>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BC">
            <w:pPr>
              <w:spacing w:after="0" w:line="240" w:lineRule="auto"/>
              <w:ind w:firstLine="0"/>
              <w:jc w:val="center"/>
              <w:rPr>
                <w:color w:val="000000"/>
              </w:rPr>
            </w:pPr>
            <w:r w:rsidDel="00000000" w:rsidR="00000000" w:rsidRPr="00000000">
              <w:rPr>
                <w:color w:val="000000"/>
                <w:rtl w:val="0"/>
              </w:rPr>
              <w:t xml:space="preserve">0.16</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BD">
            <w:pPr>
              <w:spacing w:after="0" w:line="240" w:lineRule="auto"/>
              <w:ind w:firstLine="0"/>
              <w:jc w:val="center"/>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BE">
            <w:pPr>
              <w:spacing w:after="0" w:line="240" w:lineRule="auto"/>
              <w:ind w:firstLine="0"/>
              <w:jc w:val="center"/>
              <w:rPr>
                <w:color w:val="000000"/>
              </w:rPr>
            </w:pPr>
            <w:r w:rsidDel="00000000" w:rsidR="00000000" w:rsidRPr="00000000">
              <w:rPr>
                <w:color w:val="000000"/>
                <w:rtl w:val="0"/>
              </w:rPr>
              <w:t xml:space="preserve">0.08</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BF">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C0">
            <w:pPr>
              <w:spacing w:after="0" w:line="240" w:lineRule="auto"/>
              <w:ind w:firstLine="0"/>
              <w:jc w:val="center"/>
              <w:rPr>
                <w:color w:val="000000"/>
              </w:rPr>
            </w:pPr>
            <w:r w:rsidDel="00000000" w:rsidR="00000000" w:rsidRPr="00000000">
              <w:rPr>
                <w:color w:val="000000"/>
                <w:rtl w:val="0"/>
              </w:rPr>
              <w:t xml:space="preserve">0.24</w:t>
            </w:r>
          </w:p>
        </w:tc>
      </w:tr>
      <w:tr>
        <w:trPr>
          <w:cantSplit w:val="0"/>
          <w:trHeight w:val="41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C1">
            <w:pPr>
              <w:spacing w:after="0" w:line="240" w:lineRule="auto"/>
              <w:ind w:firstLine="0"/>
              <w:jc w:val="left"/>
              <w:rPr>
                <w:color w:val="000000"/>
              </w:rPr>
            </w:pPr>
            <w:r w:rsidDel="00000000" w:rsidR="00000000" w:rsidRPr="00000000">
              <w:rPr>
                <w:color w:val="000000"/>
                <w:rtl w:val="0"/>
              </w:rPr>
              <w:t xml:space="preserve">Longevity</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C2">
            <w:pPr>
              <w:spacing w:after="0" w:line="240" w:lineRule="auto"/>
              <w:ind w:firstLine="0"/>
              <w:jc w:val="center"/>
              <w:rPr>
                <w:color w:val="000000"/>
              </w:rPr>
            </w:pPr>
            <w:r w:rsidDel="00000000" w:rsidR="00000000" w:rsidRPr="00000000">
              <w:rPr>
                <w:color w:val="000000"/>
                <w:rtl w:val="0"/>
              </w:rPr>
              <w:t xml:space="preserve">8</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C3">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C4">
            <w:pPr>
              <w:spacing w:after="0" w:line="240" w:lineRule="auto"/>
              <w:ind w:firstLine="0"/>
              <w:jc w:val="center"/>
              <w:rPr>
                <w:color w:val="000000"/>
              </w:rPr>
            </w:pPr>
            <w:r w:rsidDel="00000000" w:rsidR="00000000" w:rsidRPr="00000000">
              <w:rPr>
                <w:color w:val="000000"/>
                <w:rtl w:val="0"/>
              </w:rPr>
              <w:t xml:space="preserve">0.24</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C5">
            <w:pPr>
              <w:spacing w:after="0" w:line="240" w:lineRule="auto"/>
              <w:ind w:firstLine="0"/>
              <w:jc w:val="center"/>
              <w:rPr>
                <w:color w:val="000000"/>
              </w:rPr>
            </w:pPr>
            <w:r w:rsidDel="00000000" w:rsidR="00000000" w:rsidRPr="00000000">
              <w:rPr>
                <w:color w:val="000000"/>
                <w:rtl w:val="0"/>
              </w:rPr>
              <w:t xml:space="preserve">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C6">
            <w:pPr>
              <w:spacing w:after="0" w:line="240" w:lineRule="auto"/>
              <w:ind w:firstLine="0"/>
              <w:jc w:val="center"/>
              <w:rPr>
                <w:color w:val="000000"/>
              </w:rPr>
            </w:pPr>
            <w:r w:rsidDel="00000000" w:rsidR="00000000" w:rsidRPr="00000000">
              <w:rPr>
                <w:color w:val="000000"/>
                <w:rtl w:val="0"/>
              </w:rPr>
              <w:t xml:space="preserve">0.32</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C7">
            <w:pPr>
              <w:spacing w:after="0" w:line="240" w:lineRule="auto"/>
              <w:ind w:firstLine="0"/>
              <w:jc w:val="center"/>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C8">
            <w:pPr>
              <w:spacing w:after="0" w:line="240" w:lineRule="auto"/>
              <w:ind w:firstLine="0"/>
              <w:jc w:val="center"/>
              <w:rPr>
                <w:color w:val="000000"/>
              </w:rPr>
            </w:pPr>
            <w:r w:rsidDel="00000000" w:rsidR="00000000" w:rsidRPr="00000000">
              <w:rPr>
                <w:color w:val="000000"/>
                <w:rtl w:val="0"/>
              </w:rPr>
              <w:t xml:space="preserve">0.16</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C9">
            <w:pPr>
              <w:spacing w:after="0" w:line="240" w:lineRule="auto"/>
              <w:ind w:firstLine="0"/>
              <w:jc w:val="center"/>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CA">
            <w:pPr>
              <w:spacing w:after="0" w:line="240" w:lineRule="auto"/>
              <w:ind w:firstLine="0"/>
              <w:jc w:val="center"/>
              <w:rPr>
                <w:color w:val="000000"/>
              </w:rPr>
            </w:pPr>
            <w:r w:rsidDel="00000000" w:rsidR="00000000" w:rsidRPr="00000000">
              <w:rPr>
                <w:color w:val="000000"/>
                <w:rtl w:val="0"/>
              </w:rPr>
              <w:t xml:space="preserve">0.16</w:t>
            </w:r>
          </w:p>
        </w:tc>
      </w:tr>
      <w:tr>
        <w:trPr>
          <w:cantSplit w:val="0"/>
          <w:trHeight w:val="41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CB">
            <w:pPr>
              <w:spacing w:after="0" w:line="240" w:lineRule="auto"/>
              <w:ind w:firstLine="0"/>
              <w:jc w:val="left"/>
              <w:rPr>
                <w:color w:val="000000"/>
              </w:rPr>
            </w:pPr>
            <w:r w:rsidDel="00000000" w:rsidR="00000000" w:rsidRPr="00000000">
              <w:rPr>
                <w:color w:val="000000"/>
                <w:rtl w:val="0"/>
              </w:rPr>
              <w:t xml:space="preserve">Cleaning Effort</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CC">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CD">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CE">
            <w:pPr>
              <w:spacing w:after="0" w:line="240" w:lineRule="auto"/>
              <w:ind w:firstLine="0"/>
              <w:jc w:val="center"/>
              <w:rPr>
                <w:color w:val="000000"/>
              </w:rPr>
            </w:pPr>
            <w:r w:rsidDel="00000000" w:rsidR="00000000" w:rsidRPr="00000000">
              <w:rPr>
                <w:color w:val="000000"/>
                <w:rtl w:val="0"/>
              </w:rPr>
              <w:t xml:space="preserve">0.15</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CF">
            <w:pPr>
              <w:spacing w:after="0" w:line="240" w:lineRule="auto"/>
              <w:ind w:firstLine="0"/>
              <w:jc w:val="center"/>
              <w:rPr>
                <w:color w:val="000000"/>
              </w:rPr>
            </w:pPr>
            <w:r w:rsidDel="00000000" w:rsidR="00000000" w:rsidRPr="00000000">
              <w:rPr>
                <w:color w:val="000000"/>
                <w:rtl w:val="0"/>
              </w:rPr>
              <w:t xml:space="preserve">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D0">
            <w:pPr>
              <w:spacing w:after="0" w:line="240" w:lineRule="auto"/>
              <w:ind w:firstLine="0"/>
              <w:jc w:val="center"/>
              <w:rPr>
                <w:color w:val="000000"/>
              </w:rPr>
            </w:pPr>
            <w:r w:rsidDel="00000000" w:rsidR="00000000" w:rsidRPr="00000000">
              <w:rPr>
                <w:color w:val="000000"/>
                <w:rtl w:val="0"/>
              </w:rPr>
              <w:t xml:space="preserve">0.20</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D1">
            <w:pPr>
              <w:spacing w:after="0" w:line="240" w:lineRule="auto"/>
              <w:ind w:firstLine="0"/>
              <w:jc w:val="center"/>
              <w:rPr>
                <w:color w:val="000000"/>
              </w:rPr>
            </w:pPr>
            <w:r w:rsidDel="00000000" w:rsidR="00000000" w:rsidRPr="00000000">
              <w:rPr>
                <w:color w:val="000000"/>
                <w:rtl w:val="0"/>
              </w:rPr>
              <w:t xml:space="preserve">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D2">
            <w:pPr>
              <w:spacing w:after="0" w:line="240" w:lineRule="auto"/>
              <w:ind w:firstLine="0"/>
              <w:jc w:val="center"/>
              <w:rPr>
                <w:color w:val="000000"/>
              </w:rPr>
            </w:pPr>
            <w:r w:rsidDel="00000000" w:rsidR="00000000" w:rsidRPr="00000000">
              <w:rPr>
                <w:color w:val="000000"/>
                <w:rtl w:val="0"/>
              </w:rPr>
              <w:t xml:space="preserve">0.20</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D3">
            <w:pPr>
              <w:spacing w:after="0" w:line="240" w:lineRule="auto"/>
              <w:ind w:firstLine="0"/>
              <w:jc w:val="center"/>
              <w:rPr>
                <w:color w:val="000000"/>
              </w:rPr>
            </w:pPr>
            <w:r w:rsidDel="00000000" w:rsidR="00000000" w:rsidRPr="00000000">
              <w:rPr>
                <w:color w:val="000000"/>
                <w:rtl w:val="0"/>
              </w:rPr>
              <w:t xml:space="preserve">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D4">
            <w:pPr>
              <w:spacing w:after="0" w:line="240" w:lineRule="auto"/>
              <w:ind w:firstLine="0"/>
              <w:jc w:val="center"/>
              <w:rPr>
                <w:color w:val="000000"/>
              </w:rPr>
            </w:pPr>
            <w:r w:rsidDel="00000000" w:rsidR="00000000" w:rsidRPr="00000000">
              <w:rPr>
                <w:color w:val="000000"/>
                <w:rtl w:val="0"/>
              </w:rPr>
              <w:t xml:space="preserve">0.20</w:t>
            </w:r>
          </w:p>
        </w:tc>
      </w:tr>
      <w:tr>
        <w:trPr>
          <w:cantSplit w:val="0"/>
          <w:trHeight w:val="41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D5">
            <w:pPr>
              <w:spacing w:after="0" w:line="240" w:lineRule="auto"/>
              <w:ind w:firstLine="0"/>
              <w:jc w:val="left"/>
              <w:rPr>
                <w:color w:val="000000"/>
              </w:rPr>
            </w:pPr>
            <w:r w:rsidDel="00000000" w:rsidR="00000000" w:rsidRPr="00000000">
              <w:rPr>
                <w:color w:val="000000"/>
                <w:rtl w:val="0"/>
              </w:rPr>
              <w:t xml:space="preserve">Complexity </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D6">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D7">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D8">
            <w:pPr>
              <w:spacing w:after="0" w:line="240" w:lineRule="auto"/>
              <w:ind w:firstLine="0"/>
              <w:jc w:val="center"/>
              <w:rPr>
                <w:color w:val="000000"/>
              </w:rPr>
            </w:pPr>
            <w:r w:rsidDel="00000000" w:rsidR="00000000" w:rsidRPr="00000000">
              <w:rPr>
                <w:color w:val="000000"/>
                <w:rtl w:val="0"/>
              </w:rPr>
              <w:t xml:space="preserve">0.15</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D9">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DA">
            <w:pPr>
              <w:spacing w:after="0" w:line="240" w:lineRule="auto"/>
              <w:ind w:firstLine="0"/>
              <w:jc w:val="center"/>
              <w:rPr>
                <w:color w:val="000000"/>
              </w:rPr>
            </w:pPr>
            <w:r w:rsidDel="00000000" w:rsidR="00000000" w:rsidRPr="00000000">
              <w:rPr>
                <w:color w:val="000000"/>
                <w:rtl w:val="0"/>
              </w:rPr>
              <w:t xml:space="preserve">0.15</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DB">
            <w:pPr>
              <w:spacing w:after="0" w:line="240" w:lineRule="auto"/>
              <w:ind w:firstLine="0"/>
              <w:jc w:val="center"/>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DC">
            <w:pPr>
              <w:spacing w:after="0" w:line="240" w:lineRule="auto"/>
              <w:ind w:firstLine="0"/>
              <w:jc w:val="center"/>
              <w:rPr>
                <w:color w:val="000000"/>
              </w:rPr>
            </w:pPr>
            <w:r w:rsidDel="00000000" w:rsidR="00000000" w:rsidRPr="00000000">
              <w:rPr>
                <w:color w:val="000000"/>
                <w:rtl w:val="0"/>
              </w:rPr>
              <w:t xml:space="preserve">0.10</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1DD">
            <w:pPr>
              <w:spacing w:after="0" w:line="240" w:lineRule="auto"/>
              <w:ind w:firstLine="0"/>
              <w:jc w:val="center"/>
              <w:rPr>
                <w:color w:val="000000"/>
              </w:rPr>
            </w:pPr>
            <w:r w:rsidDel="00000000" w:rsidR="00000000" w:rsidRPr="00000000">
              <w:rPr>
                <w:color w:val="000000"/>
                <w:rtl w:val="0"/>
              </w:rPr>
              <w:t xml:space="preserve">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DE">
            <w:pPr>
              <w:spacing w:after="0" w:line="240" w:lineRule="auto"/>
              <w:ind w:firstLine="0"/>
              <w:jc w:val="center"/>
              <w:rPr>
                <w:color w:val="000000"/>
              </w:rPr>
            </w:pPr>
            <w:r w:rsidDel="00000000" w:rsidR="00000000" w:rsidRPr="00000000">
              <w:rPr>
                <w:color w:val="000000"/>
                <w:rtl w:val="0"/>
              </w:rPr>
              <w:t xml:space="preserve">0.20</w:t>
            </w:r>
          </w:p>
        </w:tc>
      </w:tr>
      <w:tr>
        <w:trPr>
          <w:cantSplit w:val="0"/>
          <w:trHeight w:val="418" w:hRule="atLeast"/>
          <w:tblHeader w:val="0"/>
        </w:trPr>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DF">
            <w:pPr>
              <w:spacing w:after="0" w:line="240" w:lineRule="auto"/>
              <w:ind w:firstLine="0"/>
              <w:jc w:val="left"/>
              <w:rPr>
                <w:color w:val="000000"/>
              </w:rPr>
            </w:pPr>
            <w:r w:rsidDel="00000000" w:rsidR="00000000" w:rsidRPr="00000000">
              <w:rPr>
                <w:color w:val="000000"/>
                <w:rtl w:val="0"/>
              </w:rPr>
              <w:t xml:space="preserve">Portability</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1E0">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1E1">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E2">
            <w:pPr>
              <w:spacing w:after="0" w:line="240" w:lineRule="auto"/>
              <w:ind w:firstLine="0"/>
              <w:jc w:val="center"/>
              <w:rPr>
                <w:color w:val="000000"/>
              </w:rPr>
            </w:pPr>
            <w:r w:rsidDel="00000000" w:rsidR="00000000" w:rsidRPr="00000000">
              <w:rPr>
                <w:color w:val="000000"/>
                <w:rtl w:val="0"/>
              </w:rPr>
              <w:t xml:space="preserve">0.15</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1E3">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E4">
            <w:pPr>
              <w:spacing w:after="0" w:line="240" w:lineRule="auto"/>
              <w:ind w:firstLine="0"/>
              <w:jc w:val="center"/>
              <w:rPr>
                <w:color w:val="000000"/>
              </w:rPr>
            </w:pPr>
            <w:r w:rsidDel="00000000" w:rsidR="00000000" w:rsidRPr="00000000">
              <w:rPr>
                <w:color w:val="000000"/>
                <w:rtl w:val="0"/>
              </w:rPr>
              <w:t xml:space="preserve">0.15</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1E5">
            <w:pPr>
              <w:spacing w:after="0" w:line="240" w:lineRule="auto"/>
              <w:ind w:firstLine="0"/>
              <w:jc w:val="center"/>
              <w:rPr>
                <w:color w:val="000000"/>
              </w:rPr>
            </w:pPr>
            <w:r w:rsidDel="00000000" w:rsidR="00000000" w:rsidRPr="00000000">
              <w:rPr>
                <w:color w:val="000000"/>
                <w:rtl w:val="0"/>
              </w:rPr>
              <w:t xml:space="preserve">4</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E6">
            <w:pPr>
              <w:spacing w:after="0" w:line="240" w:lineRule="auto"/>
              <w:ind w:firstLine="0"/>
              <w:jc w:val="center"/>
              <w:rPr>
                <w:color w:val="000000"/>
              </w:rPr>
            </w:pPr>
            <w:r w:rsidDel="00000000" w:rsidR="00000000" w:rsidRPr="00000000">
              <w:rPr>
                <w:color w:val="000000"/>
                <w:rtl w:val="0"/>
              </w:rPr>
              <w:t xml:space="preserve">0.20</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1E7">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E8">
            <w:pPr>
              <w:spacing w:after="0" w:line="240" w:lineRule="auto"/>
              <w:ind w:firstLine="0"/>
              <w:jc w:val="center"/>
              <w:rPr>
                <w:color w:val="000000"/>
              </w:rPr>
            </w:pPr>
            <w:r w:rsidDel="00000000" w:rsidR="00000000" w:rsidRPr="00000000">
              <w:rPr>
                <w:color w:val="000000"/>
                <w:rtl w:val="0"/>
              </w:rPr>
              <w:t xml:space="preserve">0.25</w:t>
            </w:r>
          </w:p>
        </w:tc>
      </w:tr>
      <w:tr>
        <w:trPr>
          <w:cantSplit w:val="0"/>
          <w:trHeight w:val="603" w:hRule="atLeast"/>
          <w:tblHeader w:val="0"/>
        </w:trPr>
        <w:tc>
          <w:tcPr>
            <w:tcBorders>
              <w:top w:color="000000" w:space="0" w:sz="4" w:val="single"/>
              <w:left w:color="000000" w:space="0" w:sz="0" w:val="nil"/>
              <w:right w:color="000000" w:space="0" w:sz="4" w:val="single"/>
            </w:tcBorders>
            <w:shd w:fill="auto" w:val="clear"/>
            <w:vAlign w:val="center"/>
          </w:tcPr>
          <w:p w:rsidR="00000000" w:rsidDel="00000000" w:rsidP="00000000" w:rsidRDefault="00000000" w:rsidRPr="00000000" w14:paraId="000001E9">
            <w:pPr>
              <w:spacing w:after="0" w:line="240" w:lineRule="auto"/>
              <w:ind w:firstLine="0"/>
              <w:jc w:val="center"/>
              <w:rPr>
                <w:color w:val="000000"/>
              </w:rPr>
            </w:pPr>
            <w:r w:rsidDel="00000000" w:rsidR="00000000" w:rsidRPr="00000000">
              <w:rPr>
                <w:color w:val="000000"/>
                <w:rtl w:val="0"/>
              </w:rPr>
              <w:t xml:space="preserve"> </w:t>
            </w:r>
          </w:p>
        </w:tc>
        <w:tc>
          <w:tcPr>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EA">
            <w:pPr>
              <w:spacing w:after="0" w:line="240" w:lineRule="auto"/>
              <w:ind w:left="-65" w:firstLine="0"/>
              <w:jc w:val="center"/>
              <w:rPr>
                <w:color w:val="000000"/>
              </w:rPr>
            </w:pPr>
            <w:r w:rsidDel="00000000" w:rsidR="00000000" w:rsidRPr="00000000">
              <w:rPr>
                <w:color w:val="000000"/>
                <w:rtl w:val="0"/>
              </w:rPr>
              <w:t xml:space="preserve">Total</w:t>
              <w:br w:type="textWrapping"/>
              <w:t xml:space="preserve">Score</w:t>
            </w:r>
          </w:p>
        </w:tc>
        <w:tc>
          <w:tcPr>
            <w:gridSpan w:val="2"/>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1EB">
            <w:pPr>
              <w:spacing w:after="0" w:line="240" w:lineRule="auto"/>
              <w:ind w:firstLine="0"/>
              <w:jc w:val="center"/>
              <w:rPr>
                <w:color w:val="000000"/>
              </w:rPr>
            </w:pPr>
            <w:r w:rsidDel="00000000" w:rsidR="00000000" w:rsidRPr="00000000">
              <w:rPr>
                <w:color w:val="000000"/>
                <w:rtl w:val="0"/>
              </w:rPr>
              <w:t xml:space="preserve">3.00</w:t>
            </w:r>
          </w:p>
        </w:tc>
        <w:tc>
          <w:tcPr>
            <w:gridSpan w:val="2"/>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ED">
            <w:pPr>
              <w:spacing w:after="0" w:line="240" w:lineRule="auto"/>
              <w:ind w:firstLine="0"/>
              <w:jc w:val="center"/>
              <w:rPr>
                <w:color w:val="000000"/>
              </w:rPr>
            </w:pPr>
            <w:r w:rsidDel="00000000" w:rsidR="00000000" w:rsidRPr="00000000">
              <w:rPr>
                <w:color w:val="000000"/>
                <w:rtl w:val="0"/>
              </w:rPr>
              <w:t xml:space="preserve">3.07</w:t>
            </w:r>
          </w:p>
        </w:tc>
        <w:tc>
          <w:tcPr>
            <w:gridSpan w:val="2"/>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EF">
            <w:pPr>
              <w:spacing w:after="0" w:line="240" w:lineRule="auto"/>
              <w:ind w:firstLine="0"/>
              <w:jc w:val="center"/>
              <w:rPr>
                <w:color w:val="000000"/>
              </w:rPr>
            </w:pPr>
            <w:r w:rsidDel="00000000" w:rsidR="00000000" w:rsidRPr="00000000">
              <w:rPr>
                <w:color w:val="000000"/>
                <w:rtl w:val="0"/>
              </w:rPr>
              <w:t xml:space="preserve">2.96</w:t>
            </w:r>
          </w:p>
        </w:tc>
        <w:tc>
          <w:tcPr>
            <w:gridSpan w:val="2"/>
            <w:tcBorders>
              <w:top w:color="000000" w:space="0" w:sz="4"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F1">
            <w:pPr>
              <w:spacing w:after="0" w:line="240" w:lineRule="auto"/>
              <w:ind w:firstLine="0"/>
              <w:jc w:val="center"/>
              <w:rPr>
                <w:color w:val="000000"/>
              </w:rPr>
            </w:pPr>
            <w:r w:rsidDel="00000000" w:rsidR="00000000" w:rsidRPr="00000000">
              <w:rPr>
                <w:color w:val="000000"/>
                <w:rtl w:val="0"/>
              </w:rPr>
              <w:t xml:space="preserve">3.64</w:t>
            </w:r>
          </w:p>
        </w:tc>
      </w:tr>
      <w:tr>
        <w:trPr>
          <w:cantSplit w:val="0"/>
          <w:trHeight w:val="340" w:hRule="atLeast"/>
          <w:tblHeader w:val="0"/>
        </w:trPr>
        <w:tc>
          <w:tcPr>
            <w:tcBorders>
              <w:left w:color="000000" w:space="0" w:sz="0" w:val="nil"/>
              <w:right w:color="000000" w:space="0" w:sz="4" w:val="single"/>
            </w:tcBorders>
            <w:shd w:fill="auto" w:val="clear"/>
            <w:vAlign w:val="center"/>
          </w:tcPr>
          <w:p w:rsidR="00000000" w:rsidDel="00000000" w:rsidP="00000000" w:rsidRDefault="00000000" w:rsidRPr="00000000" w14:paraId="000001F3">
            <w:pPr>
              <w:spacing w:after="0" w:line="240" w:lineRule="auto"/>
              <w:ind w:firstLine="0"/>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4">
            <w:pPr>
              <w:spacing w:after="0" w:line="240" w:lineRule="auto"/>
              <w:ind w:left="-65" w:firstLine="0"/>
              <w:jc w:val="center"/>
              <w:rPr>
                <w:color w:val="000000"/>
              </w:rPr>
            </w:pPr>
            <w:r w:rsidDel="00000000" w:rsidR="00000000" w:rsidRPr="00000000">
              <w:rPr>
                <w:color w:val="000000"/>
                <w:rtl w:val="0"/>
              </w:rPr>
              <w:t xml:space="preserve">Rank</w:t>
            </w:r>
          </w:p>
        </w:tc>
        <w:tc>
          <w:tcPr>
            <w:gridSpan w:val="2"/>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F5">
            <w:pPr>
              <w:spacing w:after="0" w:line="240" w:lineRule="auto"/>
              <w:ind w:firstLine="0"/>
              <w:jc w:val="center"/>
              <w:rPr>
                <w:color w:val="000000"/>
              </w:rPr>
            </w:pPr>
            <w:r w:rsidDel="00000000" w:rsidR="00000000" w:rsidRPr="00000000">
              <w:rPr>
                <w:color w:val="000000"/>
                <w:rtl w:val="0"/>
              </w:rPr>
              <w:t xml:space="preserve">5</w:t>
            </w:r>
          </w:p>
        </w:tc>
        <w:tc>
          <w:tcPr>
            <w:gridSpan w:val="2"/>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F7">
            <w:pPr>
              <w:spacing w:after="0" w:line="240" w:lineRule="auto"/>
              <w:ind w:firstLine="0"/>
              <w:jc w:val="center"/>
              <w:rPr>
                <w:color w:val="000000"/>
              </w:rPr>
            </w:pPr>
            <w:r w:rsidDel="00000000" w:rsidR="00000000" w:rsidRPr="00000000">
              <w:rPr>
                <w:color w:val="000000"/>
                <w:rtl w:val="0"/>
              </w:rPr>
              <w:t xml:space="preserve">4</w:t>
            </w:r>
          </w:p>
        </w:tc>
        <w:tc>
          <w:tcPr>
            <w:gridSpan w:val="2"/>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F9">
            <w:pPr>
              <w:spacing w:after="0" w:line="240" w:lineRule="auto"/>
              <w:ind w:firstLine="0"/>
              <w:jc w:val="center"/>
              <w:rPr>
                <w:color w:val="000000"/>
              </w:rPr>
            </w:pPr>
            <w:r w:rsidDel="00000000" w:rsidR="00000000" w:rsidRPr="00000000">
              <w:rPr>
                <w:color w:val="000000"/>
                <w:rtl w:val="0"/>
              </w:rPr>
              <w:t xml:space="preserve">7</w:t>
            </w:r>
          </w:p>
        </w:tc>
        <w:tc>
          <w:tcPr>
            <w:gridSpan w:val="2"/>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FB">
            <w:pPr>
              <w:spacing w:after="0" w:line="240" w:lineRule="auto"/>
              <w:ind w:firstLine="0"/>
              <w:jc w:val="center"/>
              <w:rPr>
                <w:color w:val="000000"/>
              </w:rPr>
            </w:pPr>
            <w:r w:rsidDel="00000000" w:rsidR="00000000" w:rsidRPr="00000000">
              <w:rPr>
                <w:color w:val="000000"/>
                <w:rtl w:val="0"/>
              </w:rPr>
              <w:t xml:space="preserve">2</w:t>
            </w:r>
          </w:p>
        </w:tc>
      </w:tr>
      <w:tr>
        <w:trPr>
          <w:cantSplit w:val="0"/>
          <w:trHeight w:val="340" w:hRule="atLeast"/>
          <w:tblHeader w:val="0"/>
        </w:trPr>
        <w:tc>
          <w:tcPr>
            <w:tcBorders>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FD">
            <w:pPr>
              <w:spacing w:after="0" w:line="240" w:lineRule="auto"/>
              <w:ind w:firstLine="0"/>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E">
            <w:pPr>
              <w:spacing w:after="0" w:line="240" w:lineRule="auto"/>
              <w:ind w:left="-65" w:firstLine="0"/>
              <w:jc w:val="center"/>
              <w:rPr>
                <w:color w:val="000000"/>
              </w:rPr>
            </w:pPr>
            <w:r w:rsidDel="00000000" w:rsidR="00000000" w:rsidRPr="00000000">
              <w:rPr>
                <w:color w:val="000000"/>
                <w:rtl w:val="0"/>
              </w:rPr>
              <w:t xml:space="preserve">Status</w:t>
            </w:r>
          </w:p>
        </w:tc>
        <w:tc>
          <w:tcPr>
            <w:gridSpan w:val="2"/>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FF">
            <w:pPr>
              <w:spacing w:after="0" w:line="240" w:lineRule="auto"/>
              <w:ind w:firstLine="0"/>
              <w:jc w:val="center"/>
              <w:rPr>
                <w:color w:val="000000"/>
              </w:rPr>
            </w:pPr>
            <w:r w:rsidDel="00000000" w:rsidR="00000000" w:rsidRPr="00000000">
              <w:rPr>
                <w:color w:val="000000"/>
                <w:rtl w:val="0"/>
              </w:rPr>
              <w:t xml:space="preserve">No</w:t>
            </w:r>
          </w:p>
        </w:tc>
        <w:tc>
          <w:tcPr>
            <w:gridSpan w:val="2"/>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201">
            <w:pPr>
              <w:spacing w:after="0" w:line="240" w:lineRule="auto"/>
              <w:ind w:firstLine="0"/>
              <w:jc w:val="center"/>
              <w:rPr>
                <w:color w:val="000000"/>
              </w:rPr>
            </w:pPr>
            <w:r w:rsidDel="00000000" w:rsidR="00000000" w:rsidRPr="00000000">
              <w:rPr>
                <w:color w:val="000000"/>
                <w:rtl w:val="0"/>
              </w:rPr>
              <w:t xml:space="preserve">No</w:t>
            </w:r>
          </w:p>
        </w:tc>
        <w:tc>
          <w:tcPr>
            <w:gridSpan w:val="2"/>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203">
            <w:pPr>
              <w:spacing w:after="0" w:line="240" w:lineRule="auto"/>
              <w:ind w:firstLine="0"/>
              <w:jc w:val="center"/>
              <w:rPr>
                <w:color w:val="000000"/>
              </w:rPr>
            </w:pPr>
            <w:r w:rsidDel="00000000" w:rsidR="00000000" w:rsidRPr="00000000">
              <w:rPr>
                <w:color w:val="000000"/>
                <w:rtl w:val="0"/>
              </w:rPr>
              <w:t xml:space="preserve">No</w:t>
            </w:r>
          </w:p>
        </w:tc>
        <w:tc>
          <w:tcPr>
            <w:gridSpan w:val="2"/>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205">
            <w:pPr>
              <w:spacing w:after="0" w:line="240" w:lineRule="auto"/>
              <w:ind w:firstLine="0"/>
              <w:jc w:val="center"/>
              <w:rPr>
                <w:color w:val="000000"/>
              </w:rPr>
            </w:pPr>
            <w:r w:rsidDel="00000000" w:rsidR="00000000" w:rsidRPr="00000000">
              <w:rPr>
                <w:color w:val="000000"/>
                <w:rtl w:val="0"/>
              </w:rPr>
              <w:t xml:space="preserve">No</w:t>
            </w:r>
          </w:p>
        </w:tc>
      </w:tr>
    </w:tbl>
    <w:p w:rsidR="00000000" w:rsidDel="00000000" w:rsidP="00000000" w:rsidRDefault="00000000" w:rsidRPr="00000000" w14:paraId="00000207">
      <w:pPr>
        <w:ind w:firstLine="0"/>
        <w:rPr/>
      </w:pPr>
      <w:r w:rsidDel="00000000" w:rsidR="00000000" w:rsidRPr="00000000">
        <w:rPr>
          <w:rtl w:val="0"/>
        </w:rPr>
      </w:r>
    </w:p>
    <w:p w:rsidR="00000000" w:rsidDel="00000000" w:rsidP="00000000" w:rsidRDefault="00000000" w:rsidRPr="00000000" w14:paraId="00000208">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578"/>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Table 5: Concept selection of inflation. (fortsetzung)</w:t>
      </w:r>
    </w:p>
    <w:tbl>
      <w:tblPr>
        <w:tblStyle w:val="Table6"/>
        <w:tblpPr w:leftFromText="141" w:rightFromText="141" w:topFromText="0" w:bottomFromText="0" w:vertAnchor="page" w:horzAnchor="margin" w:tblpXSpec="center" w:tblpY="2617"/>
        <w:tblW w:w="6945.999999999999" w:type="dxa"/>
        <w:jc w:val="left"/>
        <w:tblLayout w:type="fixed"/>
        <w:tblLook w:val="0400"/>
      </w:tblPr>
      <w:tblGrid>
        <w:gridCol w:w="1843"/>
        <w:gridCol w:w="790"/>
        <w:gridCol w:w="628"/>
        <w:gridCol w:w="850"/>
        <w:gridCol w:w="709"/>
        <w:gridCol w:w="709"/>
        <w:gridCol w:w="708"/>
        <w:gridCol w:w="709"/>
        <w:tblGridChange w:id="0">
          <w:tblGrid>
            <w:gridCol w:w="1843"/>
            <w:gridCol w:w="790"/>
            <w:gridCol w:w="628"/>
            <w:gridCol w:w="850"/>
            <w:gridCol w:w="709"/>
            <w:gridCol w:w="709"/>
            <w:gridCol w:w="708"/>
            <w:gridCol w:w="709"/>
          </w:tblGrid>
        </w:tblGridChange>
      </w:tblGrid>
      <w:tr>
        <w:trPr>
          <w:cantSplit w:val="0"/>
          <w:trHeight w:val="340" w:hRule="atLeast"/>
          <w:tblHeader w:val="0"/>
        </w:trPr>
        <w:tc>
          <w:tcPr>
            <w:tcBorders>
              <w:top w:color="000000" w:space="0" w:sz="4" w:val="single"/>
              <w:left w:color="000000" w:space="0" w:sz="0" w:val="nil"/>
              <w:bottom w:color="000000" w:space="0" w:sz="4" w:val="single"/>
            </w:tcBorders>
            <w:shd w:fill="auto" w:val="clear"/>
            <w:vAlign w:val="center"/>
          </w:tcPr>
          <w:p w:rsidR="00000000" w:rsidDel="00000000" w:rsidP="00000000" w:rsidRDefault="00000000" w:rsidRPr="00000000" w14:paraId="00000209">
            <w:pPr>
              <w:spacing w:after="0" w:line="240" w:lineRule="auto"/>
              <w:ind w:firstLine="0"/>
              <w:jc w:val="left"/>
              <w:rPr>
                <w:b w:val="1"/>
                <w:color w:val="000000"/>
              </w:rPr>
            </w:pPr>
            <w:r w:rsidDel="00000000" w:rsidR="00000000" w:rsidRPr="00000000">
              <w:rPr>
                <w:b w:val="1"/>
                <w:color w:val="000000"/>
                <w:rtl w:val="0"/>
              </w:rPr>
              <w:t xml:space="preserve"> Concepts</w:t>
            </w:r>
          </w:p>
        </w:tc>
        <w:tc>
          <w:tcPr>
            <w:tcBorders>
              <w:top w:color="000000" w:space="0" w:sz="4" w:val="single"/>
              <w:bottom w:color="000000" w:space="0" w:sz="4" w:val="single"/>
            </w:tcBorders>
            <w:shd w:fill="auto" w:val="clear"/>
            <w:vAlign w:val="center"/>
          </w:tcPr>
          <w:p w:rsidR="00000000" w:rsidDel="00000000" w:rsidP="00000000" w:rsidRDefault="00000000" w:rsidRPr="00000000" w14:paraId="0000020A">
            <w:pPr>
              <w:spacing w:after="0" w:line="240" w:lineRule="auto"/>
              <w:ind w:firstLine="0"/>
              <w:jc w:val="center"/>
              <w:rPr>
                <w:b w:val="1"/>
                <w:color w:val="000000"/>
              </w:rPr>
            </w:pPr>
            <w:r w:rsidDel="00000000" w:rsidR="00000000" w:rsidRPr="00000000">
              <w:rPr>
                <w:b w:val="1"/>
                <w:color w:val="000000"/>
                <w:rtl w:val="0"/>
              </w:rPr>
              <w:t xml:space="preserve"> </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20B">
            <w:pPr>
              <w:spacing w:after="0" w:line="240" w:lineRule="auto"/>
              <w:ind w:firstLine="0"/>
              <w:jc w:val="center"/>
              <w:rPr>
                <w:b w:val="1"/>
                <w:color w:val="000000"/>
              </w:rPr>
            </w:pPr>
            <w:r w:rsidDel="00000000" w:rsidR="00000000" w:rsidRPr="00000000">
              <w:rPr>
                <w:b w:val="1"/>
                <w:color w:val="000000"/>
                <w:rtl w:val="0"/>
              </w:rPr>
              <w:t xml:space="preserve">1E</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20D">
            <w:pPr>
              <w:spacing w:after="0" w:line="240" w:lineRule="auto"/>
              <w:ind w:firstLine="0"/>
              <w:jc w:val="center"/>
              <w:rPr>
                <w:b w:val="1"/>
                <w:color w:val="000000"/>
              </w:rPr>
            </w:pPr>
            <w:r w:rsidDel="00000000" w:rsidR="00000000" w:rsidRPr="00000000">
              <w:rPr>
                <w:b w:val="1"/>
                <w:color w:val="000000"/>
                <w:rtl w:val="0"/>
              </w:rPr>
              <w:t xml:space="preserve">1F</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20F">
            <w:pPr>
              <w:spacing w:after="0" w:line="240" w:lineRule="auto"/>
              <w:ind w:firstLine="0"/>
              <w:jc w:val="center"/>
              <w:rPr>
                <w:b w:val="1"/>
                <w:color w:val="000000"/>
              </w:rPr>
            </w:pPr>
            <w:r w:rsidDel="00000000" w:rsidR="00000000" w:rsidRPr="00000000">
              <w:rPr>
                <w:b w:val="1"/>
                <w:color w:val="000000"/>
                <w:rtl w:val="0"/>
              </w:rPr>
              <w:t xml:space="preserve">1G</w:t>
            </w:r>
          </w:p>
        </w:tc>
      </w:tr>
      <w:tr>
        <w:trPr>
          <w:cantSplit w:val="1"/>
          <w:trHeight w:val="981" w:hRule="atLeast"/>
          <w:tblHeader w:val="0"/>
        </w:trPr>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1">
            <w:pPr>
              <w:spacing w:after="0" w:line="240" w:lineRule="auto"/>
              <w:ind w:firstLine="0"/>
              <w:jc w:val="center"/>
              <w:rPr>
                <w:b w:val="1"/>
                <w:color w:val="000000"/>
              </w:rPr>
            </w:pPr>
            <w:r w:rsidDel="00000000" w:rsidR="00000000" w:rsidRPr="00000000">
              <w:rPr>
                <w:b w:val="1"/>
                <w:color w:val="000000"/>
                <w:rtl w:val="0"/>
              </w:rPr>
              <w:t xml:space="preserve">Selection Criteria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2">
            <w:pPr>
              <w:spacing w:after="0" w:line="240" w:lineRule="auto"/>
              <w:ind w:left="113" w:right="113" w:firstLine="0"/>
              <w:jc w:val="center"/>
              <w:rPr>
                <w:color w:val="000000"/>
              </w:rPr>
            </w:pPr>
            <w:r w:rsidDel="00000000" w:rsidR="00000000" w:rsidRPr="00000000">
              <w:rPr>
                <w:color w:val="000000"/>
                <w:rtl w:val="0"/>
              </w:rPr>
              <w:t xml:space="preserve">Weight </w:t>
              <w:br w:type="textWrapping"/>
              <w:t xml:space="preserve">[%]</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13">
            <w:pPr>
              <w:spacing w:after="0" w:line="240" w:lineRule="auto"/>
              <w:ind w:left="113" w:right="113" w:firstLine="0"/>
              <w:jc w:val="center"/>
              <w:rPr>
                <w:color w:val="000000"/>
              </w:rPr>
            </w:pPr>
            <w:r w:rsidDel="00000000" w:rsidR="00000000" w:rsidRPr="00000000">
              <w:rPr>
                <w:color w:val="000000"/>
                <w:rtl w:val="0"/>
              </w:rPr>
              <w:t xml:space="preserve">Rating</w:t>
            </w:r>
          </w:p>
        </w:tc>
        <w:tc>
          <w:tcPr>
            <w:tcBorders>
              <w:top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4">
            <w:pPr>
              <w:spacing w:after="0" w:line="240" w:lineRule="auto"/>
              <w:ind w:left="113" w:right="113" w:firstLine="0"/>
              <w:jc w:val="center"/>
              <w:rPr>
                <w:color w:val="000000"/>
              </w:rPr>
            </w:pPr>
            <w:r w:rsidDel="00000000" w:rsidR="00000000" w:rsidRPr="00000000">
              <w:rPr>
                <w:color w:val="000000"/>
                <w:rtl w:val="0"/>
              </w:rPr>
              <w:t xml:space="preserve">Score</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15">
            <w:pPr>
              <w:spacing w:after="0" w:line="240" w:lineRule="auto"/>
              <w:ind w:left="113" w:right="113" w:firstLine="0"/>
              <w:jc w:val="center"/>
              <w:rPr>
                <w:color w:val="000000"/>
              </w:rPr>
            </w:pPr>
            <w:r w:rsidDel="00000000" w:rsidR="00000000" w:rsidRPr="00000000">
              <w:rPr>
                <w:color w:val="000000"/>
                <w:rtl w:val="0"/>
              </w:rPr>
              <w:t xml:space="preserve">Rating</w:t>
            </w:r>
          </w:p>
        </w:tc>
        <w:tc>
          <w:tcPr>
            <w:tcBorders>
              <w:top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6">
            <w:pPr>
              <w:spacing w:after="0" w:line="240" w:lineRule="auto"/>
              <w:ind w:left="113" w:right="113" w:firstLine="0"/>
              <w:jc w:val="center"/>
              <w:rPr>
                <w:color w:val="000000"/>
              </w:rPr>
            </w:pPr>
            <w:r w:rsidDel="00000000" w:rsidR="00000000" w:rsidRPr="00000000">
              <w:rPr>
                <w:color w:val="000000"/>
                <w:rtl w:val="0"/>
              </w:rPr>
              <w:t xml:space="preserve">Score</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17">
            <w:pPr>
              <w:spacing w:after="0" w:line="240" w:lineRule="auto"/>
              <w:ind w:left="113" w:right="113" w:firstLine="0"/>
              <w:jc w:val="center"/>
              <w:rPr>
                <w:color w:val="000000"/>
              </w:rPr>
            </w:pPr>
            <w:r w:rsidDel="00000000" w:rsidR="00000000" w:rsidRPr="00000000">
              <w:rPr>
                <w:color w:val="000000"/>
                <w:rtl w:val="0"/>
              </w:rPr>
              <w:t xml:space="preserve">Rating</w:t>
            </w:r>
          </w:p>
        </w:tc>
        <w:tc>
          <w:tcPr>
            <w:tcBorders>
              <w:top w:color="000000" w:space="0" w:sz="4" w:val="single"/>
              <w:bottom w:color="000000" w:space="0" w:sz="4" w:val="single"/>
            </w:tcBorders>
            <w:shd w:fill="auto" w:val="clear"/>
            <w:vAlign w:val="center"/>
          </w:tcPr>
          <w:p w:rsidR="00000000" w:rsidDel="00000000" w:rsidP="00000000" w:rsidRDefault="00000000" w:rsidRPr="00000000" w14:paraId="00000218">
            <w:pPr>
              <w:spacing w:after="0" w:line="240" w:lineRule="auto"/>
              <w:ind w:left="113" w:right="113" w:firstLine="0"/>
              <w:jc w:val="center"/>
              <w:rPr>
                <w:color w:val="000000"/>
              </w:rPr>
            </w:pPr>
            <w:r w:rsidDel="00000000" w:rsidR="00000000" w:rsidRPr="00000000">
              <w:rPr>
                <w:color w:val="000000"/>
                <w:rtl w:val="0"/>
              </w:rPr>
              <w:t xml:space="preserve">Score</w:t>
            </w:r>
          </w:p>
        </w:tc>
      </w:tr>
      <w:tr>
        <w:trPr>
          <w:cantSplit w:val="0"/>
          <w:trHeight w:val="455" w:hRule="atLeast"/>
          <w:tblHeader w:val="0"/>
        </w:trPr>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19">
            <w:pPr>
              <w:spacing w:after="0" w:line="240" w:lineRule="auto"/>
              <w:ind w:firstLine="0"/>
              <w:jc w:val="left"/>
              <w:rPr>
                <w:color w:val="000000"/>
              </w:rPr>
            </w:pPr>
            <w:r w:rsidDel="00000000" w:rsidR="00000000" w:rsidRPr="00000000">
              <w:rPr>
                <w:color w:val="000000"/>
                <w:rtl w:val="0"/>
              </w:rPr>
              <w:t xml:space="preserve">Worker Safety</w:t>
            </w:r>
          </w:p>
        </w:tc>
        <w:tc>
          <w:tcPr>
            <w:tcBorders>
              <w:top w:color="000000" w:space="0" w:sz="4" w:val="single"/>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21A">
            <w:pPr>
              <w:spacing w:after="0" w:line="240" w:lineRule="auto"/>
              <w:ind w:firstLine="0"/>
              <w:jc w:val="center"/>
              <w:rPr>
                <w:color w:val="000000"/>
              </w:rPr>
            </w:pPr>
            <w:r w:rsidDel="00000000" w:rsidR="00000000" w:rsidRPr="00000000">
              <w:rPr>
                <w:color w:val="000000"/>
                <w:rtl w:val="0"/>
              </w:rPr>
              <w:t xml:space="preserve">20</w:t>
            </w:r>
          </w:p>
        </w:tc>
        <w:tc>
          <w:tcPr>
            <w:tcBorders>
              <w:top w:color="000000" w:space="0" w:sz="4" w:val="single"/>
              <w:left w:color="000000" w:space="0" w:sz="4" w:val="single"/>
              <w:bottom w:color="000000" w:space="0" w:sz="0" w:val="nil"/>
            </w:tcBorders>
            <w:shd w:fill="auto" w:val="clear"/>
            <w:vAlign w:val="center"/>
          </w:tcPr>
          <w:p w:rsidR="00000000" w:rsidDel="00000000" w:rsidP="00000000" w:rsidRDefault="00000000" w:rsidRPr="00000000" w14:paraId="0000021B">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21C">
            <w:pPr>
              <w:spacing w:after="0" w:line="240" w:lineRule="auto"/>
              <w:ind w:firstLine="0"/>
              <w:jc w:val="center"/>
              <w:rPr>
                <w:color w:val="000000"/>
              </w:rPr>
            </w:pPr>
            <w:r w:rsidDel="00000000" w:rsidR="00000000" w:rsidRPr="00000000">
              <w:rPr>
                <w:color w:val="000000"/>
                <w:rtl w:val="0"/>
              </w:rPr>
              <w:t xml:space="preserve">0.60</w:t>
            </w:r>
          </w:p>
        </w:tc>
        <w:tc>
          <w:tcPr>
            <w:tcBorders>
              <w:top w:color="000000" w:space="0" w:sz="4" w:val="single"/>
              <w:left w:color="000000" w:space="0" w:sz="4" w:val="single"/>
              <w:bottom w:color="000000" w:space="0" w:sz="0" w:val="nil"/>
            </w:tcBorders>
            <w:shd w:fill="auto" w:val="clear"/>
            <w:vAlign w:val="center"/>
          </w:tcPr>
          <w:p w:rsidR="00000000" w:rsidDel="00000000" w:rsidP="00000000" w:rsidRDefault="00000000" w:rsidRPr="00000000" w14:paraId="0000021D">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21E">
            <w:pPr>
              <w:spacing w:after="0" w:line="240" w:lineRule="auto"/>
              <w:ind w:firstLine="0"/>
              <w:jc w:val="center"/>
              <w:rPr>
                <w:color w:val="000000"/>
              </w:rPr>
            </w:pPr>
            <w:r w:rsidDel="00000000" w:rsidR="00000000" w:rsidRPr="00000000">
              <w:rPr>
                <w:color w:val="000000"/>
                <w:rtl w:val="0"/>
              </w:rPr>
              <w:t xml:space="preserve">1.00</w:t>
            </w:r>
          </w:p>
        </w:tc>
        <w:tc>
          <w:tcPr>
            <w:tcBorders>
              <w:top w:color="000000" w:space="0" w:sz="4" w:val="single"/>
              <w:left w:color="000000" w:space="0" w:sz="4" w:val="single"/>
              <w:bottom w:color="000000" w:space="0" w:sz="0" w:val="nil"/>
            </w:tcBorders>
            <w:shd w:fill="auto" w:val="clear"/>
            <w:vAlign w:val="center"/>
          </w:tcPr>
          <w:p w:rsidR="00000000" w:rsidDel="00000000" w:rsidP="00000000" w:rsidRDefault="00000000" w:rsidRPr="00000000" w14:paraId="0000021F">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4" w:val="single"/>
              <w:bottom w:color="000000" w:space="0" w:sz="0" w:val="nil"/>
            </w:tcBorders>
            <w:shd w:fill="auto" w:val="clear"/>
            <w:vAlign w:val="center"/>
          </w:tcPr>
          <w:p w:rsidR="00000000" w:rsidDel="00000000" w:rsidP="00000000" w:rsidRDefault="00000000" w:rsidRPr="00000000" w14:paraId="00000220">
            <w:pPr>
              <w:spacing w:after="0" w:line="240" w:lineRule="auto"/>
              <w:ind w:firstLine="0"/>
              <w:jc w:val="center"/>
              <w:rPr>
                <w:color w:val="000000"/>
              </w:rPr>
            </w:pPr>
            <w:r w:rsidDel="00000000" w:rsidR="00000000" w:rsidRPr="00000000">
              <w:rPr>
                <w:color w:val="000000"/>
                <w:rtl w:val="0"/>
              </w:rPr>
              <w:t xml:space="preserve">1.00</w:t>
            </w:r>
          </w:p>
        </w:tc>
      </w:tr>
      <w:tr>
        <w:trPr>
          <w:cantSplit w:val="0"/>
          <w:trHeight w:val="455" w:hRule="atLeast"/>
          <w:tblHeader w:val="0"/>
        </w:trPr>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21">
            <w:pPr>
              <w:spacing w:after="0" w:line="240" w:lineRule="auto"/>
              <w:ind w:firstLine="0"/>
              <w:jc w:val="left"/>
              <w:rPr>
                <w:color w:val="000000"/>
              </w:rPr>
            </w:pPr>
            <w:r w:rsidDel="00000000" w:rsidR="00000000" w:rsidRPr="00000000">
              <w:rPr>
                <w:color w:val="000000"/>
                <w:rtl w:val="0"/>
              </w:rPr>
              <w:t xml:space="preserve">OPEX</w:t>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222">
            <w:pPr>
              <w:spacing w:after="0" w:line="240" w:lineRule="auto"/>
              <w:ind w:firstLine="0"/>
              <w:jc w:val="center"/>
              <w:rPr>
                <w:color w:val="000000"/>
              </w:rPr>
            </w:pPr>
            <w:r w:rsidDel="00000000" w:rsidR="00000000" w:rsidRPr="00000000">
              <w:rPr>
                <w:color w:val="000000"/>
                <w:rtl w:val="0"/>
              </w:rPr>
              <w:t xml:space="preserve">15</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23">
            <w:pPr>
              <w:spacing w:after="0" w:line="240" w:lineRule="auto"/>
              <w:ind w:firstLine="0"/>
              <w:jc w:val="center"/>
              <w:rPr>
                <w:color w:val="000000"/>
              </w:rPr>
            </w:pPr>
            <w:r w:rsidDel="00000000" w:rsidR="00000000" w:rsidRPr="00000000">
              <w:rPr>
                <w:color w:val="000000"/>
                <w:rtl w:val="0"/>
              </w:rPr>
              <w:t xml:space="preserve">4</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24">
            <w:pPr>
              <w:spacing w:after="0" w:line="240" w:lineRule="auto"/>
              <w:ind w:firstLine="0"/>
              <w:jc w:val="center"/>
              <w:rPr>
                <w:color w:val="000000"/>
              </w:rPr>
            </w:pPr>
            <w:r w:rsidDel="00000000" w:rsidR="00000000" w:rsidRPr="00000000">
              <w:rPr>
                <w:color w:val="000000"/>
                <w:rtl w:val="0"/>
              </w:rPr>
              <w:t xml:space="preserve">0.60</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25">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26">
            <w:pPr>
              <w:spacing w:after="0" w:line="240" w:lineRule="auto"/>
              <w:ind w:firstLine="0"/>
              <w:jc w:val="center"/>
              <w:rPr>
                <w:color w:val="000000"/>
              </w:rPr>
            </w:pPr>
            <w:r w:rsidDel="00000000" w:rsidR="00000000" w:rsidRPr="00000000">
              <w:rPr>
                <w:color w:val="000000"/>
                <w:rtl w:val="0"/>
              </w:rPr>
              <w:t xml:space="preserve">0.45</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27">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0" w:val="nil"/>
              <w:bottom w:color="000000" w:space="0" w:sz="0" w:val="nil"/>
            </w:tcBorders>
            <w:shd w:fill="auto" w:val="clear"/>
            <w:vAlign w:val="center"/>
          </w:tcPr>
          <w:p w:rsidR="00000000" w:rsidDel="00000000" w:rsidP="00000000" w:rsidRDefault="00000000" w:rsidRPr="00000000" w14:paraId="00000228">
            <w:pPr>
              <w:spacing w:after="0" w:line="240" w:lineRule="auto"/>
              <w:ind w:firstLine="0"/>
              <w:jc w:val="center"/>
              <w:rPr>
                <w:color w:val="000000"/>
              </w:rPr>
            </w:pPr>
            <w:r w:rsidDel="00000000" w:rsidR="00000000" w:rsidRPr="00000000">
              <w:rPr>
                <w:color w:val="000000"/>
                <w:rtl w:val="0"/>
              </w:rPr>
              <w:t xml:space="preserve">0.75</w:t>
            </w:r>
          </w:p>
        </w:tc>
      </w:tr>
      <w:tr>
        <w:trPr>
          <w:cantSplit w:val="0"/>
          <w:trHeight w:val="455" w:hRule="atLeast"/>
          <w:tblHeader w:val="0"/>
        </w:trPr>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29">
            <w:pPr>
              <w:spacing w:after="0" w:line="240" w:lineRule="auto"/>
              <w:ind w:firstLine="0"/>
              <w:jc w:val="left"/>
              <w:rPr>
                <w:color w:val="000000"/>
              </w:rPr>
            </w:pPr>
            <w:r w:rsidDel="00000000" w:rsidR="00000000" w:rsidRPr="00000000">
              <w:rPr>
                <w:color w:val="000000"/>
                <w:rtl w:val="0"/>
              </w:rPr>
              <w:t xml:space="preserve">CAPEX</w:t>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22A">
            <w:pPr>
              <w:spacing w:after="0" w:line="240" w:lineRule="auto"/>
              <w:ind w:firstLine="0"/>
              <w:jc w:val="center"/>
              <w:rPr>
                <w:color w:val="000000"/>
              </w:rPr>
            </w:pPr>
            <w:r w:rsidDel="00000000" w:rsidR="00000000" w:rsidRPr="00000000">
              <w:rPr>
                <w:color w:val="000000"/>
                <w:rtl w:val="0"/>
              </w:rPr>
              <w:t xml:space="preserve">12</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2B">
            <w:pPr>
              <w:spacing w:after="0" w:line="240" w:lineRule="auto"/>
              <w:ind w:firstLine="0"/>
              <w:jc w:val="center"/>
              <w:rPr>
                <w:color w:val="000000"/>
              </w:rPr>
            </w:pPr>
            <w:r w:rsidDel="00000000" w:rsidR="00000000" w:rsidRPr="00000000">
              <w:rPr>
                <w:color w:val="000000"/>
                <w:rtl w:val="0"/>
              </w:rPr>
              <w:t xml:space="preserve">2</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2C">
            <w:pPr>
              <w:spacing w:after="0" w:line="240" w:lineRule="auto"/>
              <w:ind w:firstLine="0"/>
              <w:jc w:val="center"/>
              <w:rPr>
                <w:color w:val="000000"/>
              </w:rPr>
            </w:pPr>
            <w:r w:rsidDel="00000000" w:rsidR="00000000" w:rsidRPr="00000000">
              <w:rPr>
                <w:color w:val="000000"/>
                <w:rtl w:val="0"/>
              </w:rPr>
              <w:t xml:space="preserve">0.24</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2D">
            <w:pPr>
              <w:spacing w:after="0" w:line="240" w:lineRule="auto"/>
              <w:ind w:firstLine="0"/>
              <w:jc w:val="center"/>
              <w:rPr>
                <w:color w:val="000000"/>
              </w:rPr>
            </w:pPr>
            <w:r w:rsidDel="00000000" w:rsidR="00000000" w:rsidRPr="00000000">
              <w:rPr>
                <w:color w:val="000000"/>
                <w:rtl w:val="0"/>
              </w:rPr>
              <w:t xml:space="preserve">2</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2E">
            <w:pPr>
              <w:spacing w:after="0" w:line="240" w:lineRule="auto"/>
              <w:ind w:firstLine="0"/>
              <w:jc w:val="center"/>
              <w:rPr>
                <w:color w:val="000000"/>
              </w:rPr>
            </w:pPr>
            <w:r w:rsidDel="00000000" w:rsidR="00000000" w:rsidRPr="00000000">
              <w:rPr>
                <w:color w:val="000000"/>
                <w:rtl w:val="0"/>
              </w:rPr>
              <w:t xml:space="preserve">0.24</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2F">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0" w:val="nil"/>
              <w:bottom w:color="000000" w:space="0" w:sz="0" w:val="nil"/>
            </w:tcBorders>
            <w:shd w:fill="auto" w:val="clear"/>
            <w:vAlign w:val="center"/>
          </w:tcPr>
          <w:p w:rsidR="00000000" w:rsidDel="00000000" w:rsidP="00000000" w:rsidRDefault="00000000" w:rsidRPr="00000000" w14:paraId="00000230">
            <w:pPr>
              <w:spacing w:after="0" w:line="240" w:lineRule="auto"/>
              <w:ind w:firstLine="0"/>
              <w:jc w:val="center"/>
              <w:rPr>
                <w:color w:val="000000"/>
              </w:rPr>
            </w:pPr>
            <w:r w:rsidDel="00000000" w:rsidR="00000000" w:rsidRPr="00000000">
              <w:rPr>
                <w:color w:val="000000"/>
                <w:rtl w:val="0"/>
              </w:rPr>
              <w:t xml:space="preserve">0.60</w:t>
            </w:r>
          </w:p>
        </w:tc>
      </w:tr>
      <w:tr>
        <w:trPr>
          <w:cantSplit w:val="0"/>
          <w:trHeight w:val="455" w:hRule="atLeast"/>
          <w:tblHeader w:val="0"/>
        </w:trPr>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31">
            <w:pPr>
              <w:spacing w:after="0" w:line="240" w:lineRule="auto"/>
              <w:ind w:firstLine="0"/>
              <w:jc w:val="left"/>
              <w:rPr>
                <w:color w:val="000000"/>
              </w:rPr>
            </w:pPr>
            <w:r w:rsidDel="00000000" w:rsidR="00000000" w:rsidRPr="00000000">
              <w:rPr>
                <w:color w:val="000000"/>
                <w:rtl w:val="0"/>
              </w:rPr>
              <w:t xml:space="preserve">Ease of Use</w:t>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232">
            <w:pPr>
              <w:spacing w:after="0" w:line="240" w:lineRule="auto"/>
              <w:ind w:firstLine="0"/>
              <w:jc w:val="center"/>
              <w:rPr>
                <w:color w:val="000000"/>
              </w:rPr>
            </w:pPr>
            <w:r w:rsidDel="00000000" w:rsidR="00000000" w:rsidRPr="00000000">
              <w:rPr>
                <w:color w:val="000000"/>
                <w:rtl w:val="0"/>
              </w:rPr>
              <w:t xml:space="preserve">12</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33">
            <w:pPr>
              <w:spacing w:after="0" w:line="240" w:lineRule="auto"/>
              <w:ind w:firstLine="0"/>
              <w:jc w:val="center"/>
              <w:rPr>
                <w:color w:val="000000"/>
              </w:rPr>
            </w:pPr>
            <w:r w:rsidDel="00000000" w:rsidR="00000000" w:rsidRPr="00000000">
              <w:rPr>
                <w:color w:val="000000"/>
                <w:rtl w:val="0"/>
              </w:rPr>
              <w:t xml:space="preserve">4</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34">
            <w:pPr>
              <w:spacing w:after="0" w:line="240" w:lineRule="auto"/>
              <w:ind w:firstLine="0"/>
              <w:jc w:val="center"/>
              <w:rPr>
                <w:color w:val="000000"/>
              </w:rPr>
            </w:pPr>
            <w:r w:rsidDel="00000000" w:rsidR="00000000" w:rsidRPr="00000000">
              <w:rPr>
                <w:color w:val="000000"/>
                <w:rtl w:val="0"/>
              </w:rPr>
              <w:t xml:space="preserve">0.48</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35">
            <w:pPr>
              <w:spacing w:after="0" w:line="240" w:lineRule="auto"/>
              <w:ind w:firstLine="0"/>
              <w:jc w:val="center"/>
              <w:rPr>
                <w:color w:val="000000"/>
              </w:rPr>
            </w:pPr>
            <w:r w:rsidDel="00000000" w:rsidR="00000000" w:rsidRPr="00000000">
              <w:rPr>
                <w:color w:val="000000"/>
                <w:rtl w:val="0"/>
              </w:rPr>
              <w:t xml:space="preserve">4</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36">
            <w:pPr>
              <w:spacing w:after="0" w:line="240" w:lineRule="auto"/>
              <w:ind w:firstLine="0"/>
              <w:jc w:val="center"/>
              <w:rPr>
                <w:color w:val="000000"/>
              </w:rPr>
            </w:pPr>
            <w:r w:rsidDel="00000000" w:rsidR="00000000" w:rsidRPr="00000000">
              <w:rPr>
                <w:color w:val="000000"/>
                <w:rtl w:val="0"/>
              </w:rPr>
              <w:t xml:space="preserve">0.48</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37">
            <w:pPr>
              <w:spacing w:after="0" w:line="240" w:lineRule="auto"/>
              <w:ind w:firstLine="0"/>
              <w:jc w:val="center"/>
              <w:rPr>
                <w:color w:val="000000"/>
              </w:rPr>
            </w:pPr>
            <w:r w:rsidDel="00000000" w:rsidR="00000000" w:rsidRPr="00000000">
              <w:rPr>
                <w:color w:val="000000"/>
                <w:rtl w:val="0"/>
              </w:rPr>
              <w:t xml:space="preserve">4</w:t>
            </w:r>
          </w:p>
        </w:tc>
        <w:tc>
          <w:tcPr>
            <w:tcBorders>
              <w:top w:color="000000" w:space="0" w:sz="0" w:val="nil"/>
              <w:bottom w:color="000000" w:space="0" w:sz="0" w:val="nil"/>
            </w:tcBorders>
            <w:shd w:fill="auto" w:val="clear"/>
            <w:vAlign w:val="center"/>
          </w:tcPr>
          <w:p w:rsidR="00000000" w:rsidDel="00000000" w:rsidP="00000000" w:rsidRDefault="00000000" w:rsidRPr="00000000" w14:paraId="00000238">
            <w:pPr>
              <w:spacing w:after="0" w:line="240" w:lineRule="auto"/>
              <w:ind w:firstLine="0"/>
              <w:jc w:val="center"/>
              <w:rPr>
                <w:color w:val="000000"/>
              </w:rPr>
            </w:pPr>
            <w:r w:rsidDel="00000000" w:rsidR="00000000" w:rsidRPr="00000000">
              <w:rPr>
                <w:color w:val="000000"/>
                <w:rtl w:val="0"/>
              </w:rPr>
              <w:t xml:space="preserve">0.48</w:t>
            </w:r>
          </w:p>
        </w:tc>
      </w:tr>
      <w:tr>
        <w:trPr>
          <w:cantSplit w:val="0"/>
          <w:trHeight w:val="455" w:hRule="atLeast"/>
          <w:tblHeader w:val="0"/>
        </w:trPr>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39">
            <w:pPr>
              <w:spacing w:after="0" w:line="240" w:lineRule="auto"/>
              <w:ind w:firstLine="0"/>
              <w:jc w:val="left"/>
              <w:rPr>
                <w:color w:val="000000"/>
              </w:rPr>
            </w:pPr>
            <w:r w:rsidDel="00000000" w:rsidR="00000000" w:rsidRPr="00000000">
              <w:rPr>
                <w:color w:val="000000"/>
                <w:rtl w:val="0"/>
              </w:rPr>
              <w:t xml:space="preserve">Inflation Effort</w:t>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23A">
            <w:pPr>
              <w:spacing w:after="0" w:line="240" w:lineRule="auto"/>
              <w:ind w:firstLine="0"/>
              <w:jc w:val="center"/>
              <w:rPr>
                <w:color w:val="000000"/>
              </w:rPr>
            </w:pPr>
            <w:r w:rsidDel="00000000" w:rsidR="00000000" w:rsidRPr="00000000">
              <w:rPr>
                <w:color w:val="000000"/>
                <w:rtl w:val="0"/>
              </w:rPr>
              <w:t xml:space="preserve">10</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3B">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3C">
            <w:pPr>
              <w:spacing w:after="0" w:line="240" w:lineRule="auto"/>
              <w:ind w:firstLine="0"/>
              <w:jc w:val="center"/>
              <w:rPr>
                <w:color w:val="000000"/>
              </w:rPr>
            </w:pPr>
            <w:r w:rsidDel="00000000" w:rsidR="00000000" w:rsidRPr="00000000">
              <w:rPr>
                <w:color w:val="000000"/>
                <w:rtl w:val="0"/>
              </w:rPr>
              <w:t xml:space="preserve">0.30</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3D">
            <w:pPr>
              <w:spacing w:after="0" w:line="240" w:lineRule="auto"/>
              <w:ind w:firstLine="0"/>
              <w:jc w:val="center"/>
              <w:rPr>
                <w:color w:val="000000"/>
              </w:rPr>
            </w:pPr>
            <w:r w:rsidDel="00000000" w:rsidR="00000000" w:rsidRPr="00000000">
              <w:rPr>
                <w:color w:val="000000"/>
                <w:rtl w:val="0"/>
              </w:rPr>
              <w:t xml:space="preserve">4</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3E">
            <w:pPr>
              <w:spacing w:after="0" w:line="240" w:lineRule="auto"/>
              <w:ind w:firstLine="0"/>
              <w:jc w:val="center"/>
              <w:rPr>
                <w:color w:val="000000"/>
              </w:rPr>
            </w:pPr>
            <w:r w:rsidDel="00000000" w:rsidR="00000000" w:rsidRPr="00000000">
              <w:rPr>
                <w:color w:val="000000"/>
                <w:rtl w:val="0"/>
              </w:rPr>
              <w:t xml:space="preserve">0.40</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3F">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bottom w:color="000000" w:space="0" w:sz="0" w:val="nil"/>
            </w:tcBorders>
            <w:shd w:fill="auto" w:val="clear"/>
            <w:vAlign w:val="center"/>
          </w:tcPr>
          <w:p w:rsidR="00000000" w:rsidDel="00000000" w:rsidP="00000000" w:rsidRDefault="00000000" w:rsidRPr="00000000" w14:paraId="00000240">
            <w:pPr>
              <w:spacing w:after="0" w:line="240" w:lineRule="auto"/>
              <w:ind w:firstLine="0"/>
              <w:jc w:val="center"/>
              <w:rPr>
                <w:color w:val="000000"/>
              </w:rPr>
            </w:pPr>
            <w:r w:rsidDel="00000000" w:rsidR="00000000" w:rsidRPr="00000000">
              <w:rPr>
                <w:color w:val="000000"/>
                <w:rtl w:val="0"/>
              </w:rPr>
              <w:t xml:space="preserve">0.30</w:t>
            </w:r>
          </w:p>
        </w:tc>
      </w:tr>
      <w:tr>
        <w:trPr>
          <w:cantSplit w:val="0"/>
          <w:trHeight w:val="455" w:hRule="atLeast"/>
          <w:tblHeader w:val="0"/>
        </w:trPr>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41">
            <w:pPr>
              <w:spacing w:after="0" w:line="240" w:lineRule="auto"/>
              <w:ind w:firstLine="0"/>
              <w:jc w:val="left"/>
              <w:rPr>
                <w:color w:val="000000"/>
              </w:rPr>
            </w:pPr>
            <w:r w:rsidDel="00000000" w:rsidR="00000000" w:rsidRPr="00000000">
              <w:rPr>
                <w:color w:val="000000"/>
                <w:rtl w:val="0"/>
              </w:rPr>
              <w:t xml:space="preserve">Durability</w:t>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242">
            <w:pPr>
              <w:spacing w:after="0" w:line="240" w:lineRule="auto"/>
              <w:ind w:firstLine="0"/>
              <w:jc w:val="center"/>
              <w:rPr>
                <w:color w:val="000000"/>
              </w:rPr>
            </w:pPr>
            <w:r w:rsidDel="00000000" w:rsidR="00000000" w:rsidRPr="00000000">
              <w:rPr>
                <w:color w:val="000000"/>
                <w:rtl w:val="0"/>
              </w:rPr>
              <w:t xml:space="preserve">8</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43">
            <w:pPr>
              <w:spacing w:after="0" w:line="240" w:lineRule="auto"/>
              <w:ind w:firstLine="0"/>
              <w:jc w:val="center"/>
              <w:rPr>
                <w:color w:val="000000"/>
              </w:rPr>
            </w:pPr>
            <w:r w:rsidDel="00000000" w:rsidR="00000000" w:rsidRPr="00000000">
              <w:rPr>
                <w:color w:val="000000"/>
                <w:rtl w:val="0"/>
              </w:rPr>
              <w:t xml:space="preserve">2</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44">
            <w:pPr>
              <w:spacing w:after="0" w:line="240" w:lineRule="auto"/>
              <w:ind w:firstLine="0"/>
              <w:jc w:val="center"/>
              <w:rPr>
                <w:color w:val="000000"/>
              </w:rPr>
            </w:pPr>
            <w:r w:rsidDel="00000000" w:rsidR="00000000" w:rsidRPr="00000000">
              <w:rPr>
                <w:color w:val="000000"/>
                <w:rtl w:val="0"/>
              </w:rPr>
              <w:t xml:space="preserve">0.16</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45">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46">
            <w:pPr>
              <w:spacing w:after="0" w:line="240" w:lineRule="auto"/>
              <w:ind w:firstLine="0"/>
              <w:jc w:val="center"/>
              <w:rPr>
                <w:color w:val="000000"/>
              </w:rPr>
            </w:pPr>
            <w:r w:rsidDel="00000000" w:rsidR="00000000" w:rsidRPr="00000000">
              <w:rPr>
                <w:color w:val="000000"/>
                <w:rtl w:val="0"/>
              </w:rPr>
              <w:t xml:space="preserve">0.24</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47">
            <w:pPr>
              <w:spacing w:after="0" w:line="240" w:lineRule="auto"/>
              <w:ind w:firstLine="0"/>
              <w:jc w:val="center"/>
              <w:rPr>
                <w:color w:val="000000"/>
              </w:rPr>
            </w:pPr>
            <w:r w:rsidDel="00000000" w:rsidR="00000000" w:rsidRPr="00000000">
              <w:rPr>
                <w:color w:val="000000"/>
                <w:rtl w:val="0"/>
              </w:rPr>
              <w:t xml:space="preserve">4</w:t>
            </w:r>
          </w:p>
        </w:tc>
        <w:tc>
          <w:tcPr>
            <w:tcBorders>
              <w:top w:color="000000" w:space="0" w:sz="0" w:val="nil"/>
              <w:bottom w:color="000000" w:space="0" w:sz="0" w:val="nil"/>
            </w:tcBorders>
            <w:shd w:fill="auto" w:val="clear"/>
            <w:vAlign w:val="center"/>
          </w:tcPr>
          <w:p w:rsidR="00000000" w:rsidDel="00000000" w:rsidP="00000000" w:rsidRDefault="00000000" w:rsidRPr="00000000" w14:paraId="00000248">
            <w:pPr>
              <w:spacing w:after="0" w:line="240" w:lineRule="auto"/>
              <w:ind w:firstLine="0"/>
              <w:jc w:val="center"/>
              <w:rPr>
                <w:color w:val="000000"/>
              </w:rPr>
            </w:pPr>
            <w:r w:rsidDel="00000000" w:rsidR="00000000" w:rsidRPr="00000000">
              <w:rPr>
                <w:color w:val="000000"/>
                <w:rtl w:val="0"/>
              </w:rPr>
              <w:t xml:space="preserve">0.32</w:t>
            </w:r>
          </w:p>
        </w:tc>
      </w:tr>
      <w:tr>
        <w:trPr>
          <w:cantSplit w:val="0"/>
          <w:trHeight w:val="455" w:hRule="atLeast"/>
          <w:tblHeader w:val="0"/>
        </w:trPr>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49">
            <w:pPr>
              <w:spacing w:after="0" w:line="240" w:lineRule="auto"/>
              <w:ind w:firstLine="0"/>
              <w:jc w:val="left"/>
              <w:rPr>
                <w:color w:val="000000"/>
              </w:rPr>
            </w:pPr>
            <w:r w:rsidDel="00000000" w:rsidR="00000000" w:rsidRPr="00000000">
              <w:rPr>
                <w:color w:val="000000"/>
                <w:rtl w:val="0"/>
              </w:rPr>
              <w:t xml:space="preserve">Longevity</w:t>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24A">
            <w:pPr>
              <w:spacing w:after="0" w:line="240" w:lineRule="auto"/>
              <w:ind w:firstLine="0"/>
              <w:jc w:val="center"/>
              <w:rPr>
                <w:color w:val="000000"/>
              </w:rPr>
            </w:pPr>
            <w:r w:rsidDel="00000000" w:rsidR="00000000" w:rsidRPr="00000000">
              <w:rPr>
                <w:color w:val="000000"/>
                <w:rtl w:val="0"/>
              </w:rPr>
              <w:t xml:space="preserve">8</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4B">
            <w:pPr>
              <w:spacing w:after="0" w:line="240" w:lineRule="auto"/>
              <w:ind w:firstLine="0"/>
              <w:jc w:val="center"/>
              <w:rPr>
                <w:color w:val="000000"/>
              </w:rPr>
            </w:pPr>
            <w:r w:rsidDel="00000000" w:rsidR="00000000" w:rsidRPr="00000000">
              <w:rPr>
                <w:color w:val="000000"/>
                <w:rtl w:val="0"/>
              </w:rPr>
              <w:t xml:space="preserve">2</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4C">
            <w:pPr>
              <w:spacing w:after="0" w:line="240" w:lineRule="auto"/>
              <w:ind w:firstLine="0"/>
              <w:jc w:val="center"/>
              <w:rPr>
                <w:color w:val="000000"/>
              </w:rPr>
            </w:pPr>
            <w:r w:rsidDel="00000000" w:rsidR="00000000" w:rsidRPr="00000000">
              <w:rPr>
                <w:color w:val="000000"/>
                <w:rtl w:val="0"/>
              </w:rPr>
              <w:t xml:space="preserve">0.16</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4D">
            <w:pPr>
              <w:spacing w:after="0" w:line="240" w:lineRule="auto"/>
              <w:ind w:firstLine="0"/>
              <w:jc w:val="center"/>
              <w:rPr>
                <w:color w:val="000000"/>
              </w:rPr>
            </w:pPr>
            <w:r w:rsidDel="00000000" w:rsidR="00000000" w:rsidRPr="00000000">
              <w:rPr>
                <w:color w:val="000000"/>
                <w:rtl w:val="0"/>
              </w:rPr>
              <w:t xml:space="preserve">4</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4E">
            <w:pPr>
              <w:spacing w:after="0" w:line="240" w:lineRule="auto"/>
              <w:ind w:firstLine="0"/>
              <w:jc w:val="center"/>
              <w:rPr>
                <w:color w:val="000000"/>
              </w:rPr>
            </w:pPr>
            <w:r w:rsidDel="00000000" w:rsidR="00000000" w:rsidRPr="00000000">
              <w:rPr>
                <w:color w:val="000000"/>
                <w:rtl w:val="0"/>
              </w:rPr>
              <w:t xml:space="preserve">0.32</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4F">
            <w:pPr>
              <w:spacing w:after="0" w:line="240" w:lineRule="auto"/>
              <w:ind w:firstLine="0"/>
              <w:jc w:val="center"/>
              <w:rPr>
                <w:color w:val="000000"/>
              </w:rPr>
            </w:pPr>
            <w:r w:rsidDel="00000000" w:rsidR="00000000" w:rsidRPr="00000000">
              <w:rPr>
                <w:color w:val="000000"/>
                <w:rtl w:val="0"/>
              </w:rPr>
              <w:t xml:space="preserve">4</w:t>
            </w:r>
          </w:p>
        </w:tc>
        <w:tc>
          <w:tcPr>
            <w:tcBorders>
              <w:top w:color="000000" w:space="0" w:sz="0" w:val="nil"/>
              <w:bottom w:color="000000" w:space="0" w:sz="0" w:val="nil"/>
            </w:tcBorders>
            <w:shd w:fill="auto" w:val="clear"/>
            <w:vAlign w:val="center"/>
          </w:tcPr>
          <w:p w:rsidR="00000000" w:rsidDel="00000000" w:rsidP="00000000" w:rsidRDefault="00000000" w:rsidRPr="00000000" w14:paraId="00000250">
            <w:pPr>
              <w:spacing w:after="0" w:line="240" w:lineRule="auto"/>
              <w:ind w:firstLine="0"/>
              <w:jc w:val="center"/>
              <w:rPr>
                <w:color w:val="000000"/>
              </w:rPr>
            </w:pPr>
            <w:r w:rsidDel="00000000" w:rsidR="00000000" w:rsidRPr="00000000">
              <w:rPr>
                <w:color w:val="000000"/>
                <w:rtl w:val="0"/>
              </w:rPr>
              <w:t xml:space="preserve">0.32</w:t>
            </w:r>
          </w:p>
        </w:tc>
      </w:tr>
      <w:tr>
        <w:trPr>
          <w:cantSplit w:val="0"/>
          <w:trHeight w:val="455" w:hRule="atLeast"/>
          <w:tblHeader w:val="0"/>
        </w:trPr>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51">
            <w:pPr>
              <w:spacing w:after="0" w:line="240" w:lineRule="auto"/>
              <w:ind w:firstLine="0"/>
              <w:jc w:val="left"/>
              <w:rPr>
                <w:color w:val="000000"/>
              </w:rPr>
            </w:pPr>
            <w:r w:rsidDel="00000000" w:rsidR="00000000" w:rsidRPr="00000000">
              <w:rPr>
                <w:color w:val="000000"/>
                <w:rtl w:val="0"/>
              </w:rPr>
              <w:t xml:space="preserve">Cleaning Effort</w:t>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252">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53">
            <w:pPr>
              <w:spacing w:after="0" w:line="240" w:lineRule="auto"/>
              <w:ind w:firstLine="0"/>
              <w:jc w:val="center"/>
              <w:rPr>
                <w:color w:val="000000"/>
              </w:rPr>
            </w:pPr>
            <w:r w:rsidDel="00000000" w:rsidR="00000000" w:rsidRPr="00000000">
              <w:rPr>
                <w:color w:val="000000"/>
                <w:rtl w:val="0"/>
              </w:rPr>
              <w:t xml:space="preserve">1</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54">
            <w:pPr>
              <w:spacing w:after="0" w:line="240" w:lineRule="auto"/>
              <w:ind w:firstLine="0"/>
              <w:jc w:val="center"/>
              <w:rPr>
                <w:color w:val="000000"/>
              </w:rPr>
            </w:pPr>
            <w:r w:rsidDel="00000000" w:rsidR="00000000" w:rsidRPr="00000000">
              <w:rPr>
                <w:color w:val="000000"/>
                <w:rtl w:val="0"/>
              </w:rPr>
              <w:t xml:space="preserve">0.05</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55">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56">
            <w:pPr>
              <w:spacing w:after="0" w:line="240" w:lineRule="auto"/>
              <w:ind w:firstLine="0"/>
              <w:jc w:val="center"/>
              <w:rPr>
                <w:color w:val="000000"/>
              </w:rPr>
            </w:pPr>
            <w:r w:rsidDel="00000000" w:rsidR="00000000" w:rsidRPr="00000000">
              <w:rPr>
                <w:color w:val="000000"/>
                <w:rtl w:val="0"/>
              </w:rPr>
              <w:t xml:space="preserve">0.25</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57">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bottom w:color="000000" w:space="0" w:sz="0" w:val="nil"/>
            </w:tcBorders>
            <w:shd w:fill="auto" w:val="clear"/>
            <w:vAlign w:val="center"/>
          </w:tcPr>
          <w:p w:rsidR="00000000" w:rsidDel="00000000" w:rsidP="00000000" w:rsidRDefault="00000000" w:rsidRPr="00000000" w14:paraId="00000258">
            <w:pPr>
              <w:spacing w:after="0" w:line="240" w:lineRule="auto"/>
              <w:ind w:firstLine="0"/>
              <w:jc w:val="center"/>
              <w:rPr>
                <w:color w:val="000000"/>
              </w:rPr>
            </w:pPr>
            <w:r w:rsidDel="00000000" w:rsidR="00000000" w:rsidRPr="00000000">
              <w:rPr>
                <w:color w:val="000000"/>
                <w:rtl w:val="0"/>
              </w:rPr>
              <w:t xml:space="preserve">0.15</w:t>
            </w:r>
          </w:p>
        </w:tc>
      </w:tr>
      <w:tr>
        <w:trPr>
          <w:cantSplit w:val="0"/>
          <w:trHeight w:val="455" w:hRule="atLeast"/>
          <w:tblHeader w:val="0"/>
        </w:trPr>
        <w:tc>
          <w:tcPr>
            <w:tcBorders>
              <w:top w:color="000000" w:space="0" w:sz="0" w:val="nil"/>
              <w:left w:color="000000" w:space="0" w:sz="0" w:val="nil"/>
              <w:right w:color="000000" w:space="0" w:sz="4" w:val="single"/>
            </w:tcBorders>
            <w:shd w:fill="auto" w:val="clear"/>
            <w:vAlign w:val="center"/>
          </w:tcPr>
          <w:p w:rsidR="00000000" w:rsidDel="00000000" w:rsidP="00000000" w:rsidRDefault="00000000" w:rsidRPr="00000000" w14:paraId="00000259">
            <w:pPr>
              <w:spacing w:after="0" w:line="240" w:lineRule="auto"/>
              <w:ind w:firstLine="0"/>
              <w:jc w:val="left"/>
              <w:rPr>
                <w:color w:val="000000"/>
              </w:rPr>
            </w:pPr>
            <w:r w:rsidDel="00000000" w:rsidR="00000000" w:rsidRPr="00000000">
              <w:rPr>
                <w:color w:val="000000"/>
                <w:rtl w:val="0"/>
              </w:rPr>
              <w:t xml:space="preserve">Complexity</w:t>
            </w:r>
          </w:p>
        </w:tc>
        <w:tc>
          <w:tcPr>
            <w:tcBorders>
              <w:top w:color="000000" w:space="0" w:sz="0" w:val="nil"/>
              <w:left w:color="000000" w:space="0" w:sz="4" w:val="single"/>
              <w:right w:color="000000" w:space="0" w:sz="4" w:val="single"/>
            </w:tcBorders>
            <w:shd w:fill="auto" w:val="clear"/>
            <w:vAlign w:val="center"/>
          </w:tcPr>
          <w:p w:rsidR="00000000" w:rsidDel="00000000" w:rsidP="00000000" w:rsidRDefault="00000000" w:rsidRPr="00000000" w14:paraId="0000025A">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0" w:val="nil"/>
              <w:left w:color="000000" w:space="0" w:sz="4" w:val="single"/>
            </w:tcBorders>
            <w:shd w:fill="auto" w:val="clear"/>
            <w:vAlign w:val="center"/>
          </w:tcPr>
          <w:p w:rsidR="00000000" w:rsidDel="00000000" w:rsidP="00000000" w:rsidRDefault="00000000" w:rsidRPr="00000000" w14:paraId="0000025B">
            <w:pPr>
              <w:spacing w:after="0" w:line="240" w:lineRule="auto"/>
              <w:ind w:firstLine="0"/>
              <w:jc w:val="center"/>
              <w:rPr>
                <w:color w:val="000000"/>
              </w:rPr>
            </w:pPr>
            <w:r w:rsidDel="00000000" w:rsidR="00000000" w:rsidRPr="00000000">
              <w:rPr>
                <w:color w:val="000000"/>
                <w:rtl w:val="0"/>
              </w:rPr>
              <w:t xml:space="preserve">1</w:t>
            </w:r>
          </w:p>
        </w:tc>
        <w:tc>
          <w:tcPr>
            <w:tcBorders>
              <w:top w:color="000000" w:space="0" w:sz="0" w:val="nil"/>
              <w:right w:color="000000" w:space="0" w:sz="4" w:val="single"/>
            </w:tcBorders>
            <w:shd w:fill="auto" w:val="clear"/>
            <w:vAlign w:val="center"/>
          </w:tcPr>
          <w:p w:rsidR="00000000" w:rsidDel="00000000" w:rsidP="00000000" w:rsidRDefault="00000000" w:rsidRPr="00000000" w14:paraId="0000025C">
            <w:pPr>
              <w:spacing w:after="0" w:line="240" w:lineRule="auto"/>
              <w:ind w:firstLine="0"/>
              <w:jc w:val="center"/>
              <w:rPr>
                <w:color w:val="000000"/>
              </w:rPr>
            </w:pPr>
            <w:r w:rsidDel="00000000" w:rsidR="00000000" w:rsidRPr="00000000">
              <w:rPr>
                <w:color w:val="000000"/>
                <w:rtl w:val="0"/>
              </w:rPr>
              <w:t xml:space="preserve">0.05</w:t>
            </w:r>
          </w:p>
        </w:tc>
        <w:tc>
          <w:tcPr>
            <w:tcBorders>
              <w:top w:color="000000" w:space="0" w:sz="0" w:val="nil"/>
              <w:left w:color="000000" w:space="0" w:sz="4" w:val="single"/>
            </w:tcBorders>
            <w:shd w:fill="auto" w:val="clear"/>
            <w:vAlign w:val="center"/>
          </w:tcPr>
          <w:p w:rsidR="00000000" w:rsidDel="00000000" w:rsidP="00000000" w:rsidRDefault="00000000" w:rsidRPr="00000000" w14:paraId="0000025D">
            <w:pPr>
              <w:spacing w:after="0" w:line="240" w:lineRule="auto"/>
              <w:ind w:firstLine="0"/>
              <w:jc w:val="center"/>
              <w:rPr>
                <w:color w:val="000000"/>
              </w:rPr>
            </w:pPr>
            <w:r w:rsidDel="00000000" w:rsidR="00000000" w:rsidRPr="00000000">
              <w:rPr>
                <w:color w:val="000000"/>
                <w:rtl w:val="0"/>
              </w:rPr>
              <w:t xml:space="preserve">2</w:t>
            </w:r>
          </w:p>
        </w:tc>
        <w:tc>
          <w:tcPr>
            <w:tcBorders>
              <w:top w:color="000000" w:space="0" w:sz="0" w:val="nil"/>
              <w:right w:color="000000" w:space="0" w:sz="4" w:val="single"/>
            </w:tcBorders>
            <w:shd w:fill="auto" w:val="clear"/>
            <w:vAlign w:val="center"/>
          </w:tcPr>
          <w:p w:rsidR="00000000" w:rsidDel="00000000" w:rsidP="00000000" w:rsidRDefault="00000000" w:rsidRPr="00000000" w14:paraId="0000025E">
            <w:pPr>
              <w:spacing w:after="0" w:line="240" w:lineRule="auto"/>
              <w:ind w:firstLine="0"/>
              <w:jc w:val="center"/>
              <w:rPr>
                <w:color w:val="000000"/>
              </w:rPr>
            </w:pPr>
            <w:r w:rsidDel="00000000" w:rsidR="00000000" w:rsidRPr="00000000">
              <w:rPr>
                <w:color w:val="000000"/>
                <w:rtl w:val="0"/>
              </w:rPr>
              <w:t xml:space="preserve">0.10</w:t>
            </w:r>
          </w:p>
        </w:tc>
        <w:tc>
          <w:tcPr>
            <w:tcBorders>
              <w:top w:color="000000" w:space="0" w:sz="0" w:val="nil"/>
              <w:left w:color="000000" w:space="0" w:sz="4" w:val="single"/>
            </w:tcBorders>
            <w:shd w:fill="auto" w:val="clear"/>
            <w:vAlign w:val="center"/>
          </w:tcPr>
          <w:p w:rsidR="00000000" w:rsidDel="00000000" w:rsidP="00000000" w:rsidRDefault="00000000" w:rsidRPr="00000000" w14:paraId="0000025F">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0" w:val="nil"/>
            </w:tcBorders>
            <w:shd w:fill="auto" w:val="clear"/>
            <w:vAlign w:val="center"/>
          </w:tcPr>
          <w:p w:rsidR="00000000" w:rsidDel="00000000" w:rsidP="00000000" w:rsidRDefault="00000000" w:rsidRPr="00000000" w14:paraId="00000260">
            <w:pPr>
              <w:spacing w:after="0" w:line="240" w:lineRule="auto"/>
              <w:ind w:firstLine="0"/>
              <w:jc w:val="center"/>
              <w:rPr>
                <w:color w:val="000000"/>
              </w:rPr>
            </w:pPr>
            <w:r w:rsidDel="00000000" w:rsidR="00000000" w:rsidRPr="00000000">
              <w:rPr>
                <w:color w:val="000000"/>
                <w:rtl w:val="0"/>
              </w:rPr>
              <w:t xml:space="preserve">0.25</w:t>
            </w:r>
          </w:p>
        </w:tc>
      </w:tr>
      <w:tr>
        <w:trPr>
          <w:cantSplit w:val="0"/>
          <w:trHeight w:val="455" w:hRule="atLeast"/>
          <w:tblHeader w:val="0"/>
        </w:trPr>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61">
            <w:pPr>
              <w:spacing w:after="0" w:line="240" w:lineRule="auto"/>
              <w:ind w:firstLine="0"/>
              <w:jc w:val="left"/>
              <w:rPr>
                <w:color w:val="000000"/>
              </w:rPr>
            </w:pPr>
            <w:r w:rsidDel="00000000" w:rsidR="00000000" w:rsidRPr="00000000">
              <w:rPr>
                <w:color w:val="000000"/>
                <w:rtl w:val="0"/>
              </w:rPr>
              <w:t xml:space="preserve">Portability</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62">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0" w:val="nil"/>
              <w:left w:color="000000" w:space="0" w:sz="4" w:val="single"/>
              <w:bottom w:color="000000" w:space="0" w:sz="4" w:val="single"/>
            </w:tcBorders>
            <w:shd w:fill="auto" w:val="clear"/>
            <w:vAlign w:val="center"/>
          </w:tcPr>
          <w:p w:rsidR="00000000" w:rsidDel="00000000" w:rsidP="00000000" w:rsidRDefault="00000000" w:rsidRPr="00000000" w14:paraId="00000263">
            <w:pPr>
              <w:spacing w:after="0" w:line="240" w:lineRule="auto"/>
              <w:ind w:firstLine="0"/>
              <w:jc w:val="center"/>
              <w:rPr>
                <w:color w:val="000000"/>
              </w:rPr>
            </w:pPr>
            <w:r w:rsidDel="00000000" w:rsidR="00000000" w:rsidRPr="00000000">
              <w:rPr>
                <w:color w:val="000000"/>
                <w:rtl w:val="0"/>
              </w:rPr>
              <w:t xml:space="preserve">4</w:t>
            </w:r>
          </w:p>
        </w:tc>
        <w:tc>
          <w:tcPr>
            <w:tcBorders>
              <w:top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64">
            <w:pPr>
              <w:spacing w:after="0" w:line="240" w:lineRule="auto"/>
              <w:ind w:firstLine="0"/>
              <w:jc w:val="center"/>
              <w:rPr>
                <w:color w:val="000000"/>
              </w:rPr>
            </w:pPr>
            <w:r w:rsidDel="00000000" w:rsidR="00000000" w:rsidRPr="00000000">
              <w:rPr>
                <w:color w:val="000000"/>
                <w:rtl w:val="0"/>
              </w:rPr>
              <w:t xml:space="preserve">0.20</w:t>
            </w:r>
          </w:p>
        </w:tc>
        <w:tc>
          <w:tcPr>
            <w:tcBorders>
              <w:top w:color="000000" w:space="0" w:sz="0" w:val="nil"/>
              <w:left w:color="000000" w:space="0" w:sz="4" w:val="single"/>
              <w:bottom w:color="000000" w:space="0" w:sz="4" w:val="single"/>
            </w:tcBorders>
            <w:shd w:fill="auto" w:val="clear"/>
            <w:vAlign w:val="center"/>
          </w:tcPr>
          <w:p w:rsidR="00000000" w:rsidDel="00000000" w:rsidP="00000000" w:rsidRDefault="00000000" w:rsidRPr="00000000" w14:paraId="00000265">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66">
            <w:pPr>
              <w:spacing w:after="0" w:line="240" w:lineRule="auto"/>
              <w:ind w:firstLine="0"/>
              <w:jc w:val="center"/>
              <w:rPr>
                <w:color w:val="000000"/>
              </w:rPr>
            </w:pPr>
            <w:r w:rsidDel="00000000" w:rsidR="00000000" w:rsidRPr="00000000">
              <w:rPr>
                <w:color w:val="000000"/>
                <w:rtl w:val="0"/>
              </w:rPr>
              <w:t xml:space="preserve">0.15</w:t>
            </w:r>
          </w:p>
        </w:tc>
        <w:tc>
          <w:tcPr>
            <w:tcBorders>
              <w:top w:color="000000" w:space="0" w:sz="0" w:val="nil"/>
              <w:left w:color="000000" w:space="0" w:sz="4" w:val="single"/>
              <w:bottom w:color="000000" w:space="0" w:sz="4" w:val="single"/>
            </w:tcBorders>
            <w:shd w:fill="auto" w:val="clear"/>
            <w:vAlign w:val="center"/>
          </w:tcPr>
          <w:p w:rsidR="00000000" w:rsidDel="00000000" w:rsidP="00000000" w:rsidRDefault="00000000" w:rsidRPr="00000000" w14:paraId="00000267">
            <w:pPr>
              <w:spacing w:after="0" w:line="240" w:lineRule="auto"/>
              <w:ind w:firstLine="0"/>
              <w:jc w:val="center"/>
              <w:rPr>
                <w:color w:val="000000"/>
              </w:rPr>
            </w:pPr>
            <w:r w:rsidDel="00000000" w:rsidR="00000000" w:rsidRPr="00000000">
              <w:rPr>
                <w:color w:val="000000"/>
                <w:rtl w:val="0"/>
              </w:rPr>
              <w:t xml:space="preserve">2</w:t>
            </w:r>
          </w:p>
        </w:tc>
        <w:tc>
          <w:tcPr>
            <w:tcBorders>
              <w:top w:color="000000" w:space="0" w:sz="0" w:val="nil"/>
              <w:bottom w:color="000000" w:space="0" w:sz="4" w:val="single"/>
            </w:tcBorders>
            <w:shd w:fill="auto" w:val="clear"/>
            <w:vAlign w:val="center"/>
          </w:tcPr>
          <w:p w:rsidR="00000000" w:rsidDel="00000000" w:rsidP="00000000" w:rsidRDefault="00000000" w:rsidRPr="00000000" w14:paraId="00000268">
            <w:pPr>
              <w:spacing w:after="0" w:line="240" w:lineRule="auto"/>
              <w:ind w:firstLine="0"/>
              <w:jc w:val="center"/>
              <w:rPr>
                <w:color w:val="000000"/>
              </w:rPr>
            </w:pPr>
            <w:r w:rsidDel="00000000" w:rsidR="00000000" w:rsidRPr="00000000">
              <w:rPr>
                <w:color w:val="000000"/>
                <w:rtl w:val="0"/>
              </w:rPr>
              <w:t xml:space="preserve">0.10</w:t>
            </w:r>
          </w:p>
        </w:tc>
      </w:tr>
      <w:tr>
        <w:trPr>
          <w:cantSplit w:val="0"/>
          <w:trHeight w:val="601" w:hRule="atLeast"/>
          <w:tblHeader w:val="0"/>
        </w:trPr>
        <w:tc>
          <w:tcPr>
            <w:tcBorders>
              <w:top w:color="000000" w:space="0" w:sz="4" w:val="single"/>
              <w:left w:color="000000" w:space="0" w:sz="0" w:val="nil"/>
              <w:right w:color="000000" w:space="0" w:sz="4" w:val="single"/>
            </w:tcBorders>
            <w:shd w:fill="auto" w:val="clear"/>
            <w:vAlign w:val="center"/>
          </w:tcPr>
          <w:p w:rsidR="00000000" w:rsidDel="00000000" w:rsidP="00000000" w:rsidRDefault="00000000" w:rsidRPr="00000000" w14:paraId="00000269">
            <w:pPr>
              <w:spacing w:after="0" w:line="240" w:lineRule="auto"/>
              <w:ind w:firstLine="0"/>
              <w:jc w:val="center"/>
              <w:rPr>
                <w:color w:val="000000"/>
              </w:rPr>
            </w:pP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6A">
            <w:pPr>
              <w:spacing w:after="0" w:line="240" w:lineRule="auto"/>
              <w:ind w:firstLine="0"/>
              <w:jc w:val="center"/>
              <w:rPr>
                <w:color w:val="000000"/>
              </w:rPr>
            </w:pPr>
            <w:r w:rsidDel="00000000" w:rsidR="00000000" w:rsidRPr="00000000">
              <w:rPr>
                <w:color w:val="000000"/>
                <w:rtl w:val="0"/>
              </w:rPr>
              <w:t xml:space="preserve">Total</w:t>
              <w:br w:type="textWrapping"/>
              <w:t xml:space="preserve">Score</w:t>
            </w:r>
          </w:p>
        </w:tc>
        <w:tc>
          <w:tcPr>
            <w:gridSpan w:val="2"/>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6B">
            <w:pPr>
              <w:spacing w:after="0" w:line="240" w:lineRule="auto"/>
              <w:ind w:firstLine="0"/>
              <w:jc w:val="center"/>
              <w:rPr>
                <w:color w:val="000000"/>
              </w:rPr>
            </w:pPr>
            <w:r w:rsidDel="00000000" w:rsidR="00000000" w:rsidRPr="00000000">
              <w:rPr>
                <w:color w:val="000000"/>
                <w:rtl w:val="0"/>
              </w:rPr>
              <w:t xml:space="preserve">2.84</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26D">
            <w:pPr>
              <w:spacing w:after="0" w:line="240" w:lineRule="auto"/>
              <w:ind w:firstLine="0"/>
              <w:jc w:val="center"/>
              <w:rPr>
                <w:color w:val="000000"/>
              </w:rPr>
            </w:pPr>
            <w:r w:rsidDel="00000000" w:rsidR="00000000" w:rsidRPr="00000000">
              <w:rPr>
                <w:color w:val="000000"/>
                <w:rtl w:val="0"/>
              </w:rPr>
              <w:t xml:space="preserve">3.63</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26F">
            <w:pPr>
              <w:spacing w:after="0" w:line="240" w:lineRule="auto"/>
              <w:ind w:firstLine="0"/>
              <w:jc w:val="center"/>
              <w:rPr>
                <w:color w:val="000000"/>
              </w:rPr>
            </w:pPr>
            <w:r w:rsidDel="00000000" w:rsidR="00000000" w:rsidRPr="00000000">
              <w:rPr>
                <w:color w:val="000000"/>
                <w:rtl w:val="0"/>
              </w:rPr>
              <w:t xml:space="preserve">4.27</w:t>
            </w:r>
          </w:p>
        </w:tc>
      </w:tr>
      <w:tr>
        <w:trPr>
          <w:cantSplit w:val="0"/>
          <w:trHeight w:val="340" w:hRule="atLeast"/>
          <w:tblHeader w:val="0"/>
        </w:trPr>
        <w:tc>
          <w:tcPr>
            <w:tcBorders>
              <w:left w:color="000000" w:space="0" w:sz="0" w:val="nil"/>
              <w:right w:color="000000" w:space="0" w:sz="4" w:val="single"/>
            </w:tcBorders>
            <w:shd w:fill="auto" w:val="clear"/>
            <w:vAlign w:val="center"/>
          </w:tcPr>
          <w:p w:rsidR="00000000" w:rsidDel="00000000" w:rsidP="00000000" w:rsidRDefault="00000000" w:rsidRPr="00000000" w14:paraId="00000271">
            <w:pPr>
              <w:spacing w:after="0" w:line="240" w:lineRule="auto"/>
              <w:ind w:firstLine="0"/>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72">
            <w:pPr>
              <w:spacing w:after="0" w:line="240" w:lineRule="auto"/>
              <w:ind w:firstLine="0"/>
              <w:jc w:val="center"/>
              <w:rPr>
                <w:color w:val="000000"/>
              </w:rPr>
            </w:pPr>
            <w:r w:rsidDel="00000000" w:rsidR="00000000" w:rsidRPr="00000000">
              <w:rPr>
                <w:color w:val="000000"/>
                <w:rtl w:val="0"/>
              </w:rPr>
              <w:t xml:space="preserve">Rank</w:t>
            </w:r>
          </w:p>
        </w:tc>
        <w:tc>
          <w:tcPr>
            <w:gridSpan w:val="2"/>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73">
            <w:pPr>
              <w:spacing w:after="0" w:line="240" w:lineRule="auto"/>
              <w:ind w:firstLine="0"/>
              <w:jc w:val="center"/>
              <w:rPr>
                <w:color w:val="000000"/>
              </w:rPr>
            </w:pPr>
            <w:r w:rsidDel="00000000" w:rsidR="00000000" w:rsidRPr="00000000">
              <w:rPr>
                <w:color w:val="000000"/>
                <w:rtl w:val="0"/>
              </w:rPr>
              <w:t xml:space="preserve">8</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275">
            <w:pPr>
              <w:spacing w:after="0" w:line="240" w:lineRule="auto"/>
              <w:ind w:firstLine="0"/>
              <w:jc w:val="center"/>
              <w:rPr>
                <w:color w:val="000000"/>
              </w:rPr>
            </w:pPr>
            <w:r w:rsidDel="00000000" w:rsidR="00000000" w:rsidRPr="00000000">
              <w:rPr>
                <w:color w:val="000000"/>
                <w:rtl w:val="0"/>
              </w:rPr>
              <w:t xml:space="preserve">3</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277">
            <w:pPr>
              <w:spacing w:after="0" w:line="240" w:lineRule="auto"/>
              <w:ind w:firstLine="0"/>
              <w:jc w:val="center"/>
              <w:rPr>
                <w:color w:val="000000"/>
              </w:rPr>
            </w:pPr>
            <w:r w:rsidDel="00000000" w:rsidR="00000000" w:rsidRPr="00000000">
              <w:rPr>
                <w:color w:val="000000"/>
                <w:rtl w:val="0"/>
              </w:rPr>
              <w:t xml:space="preserve">1</w:t>
            </w:r>
          </w:p>
        </w:tc>
      </w:tr>
      <w:tr>
        <w:trPr>
          <w:cantSplit w:val="0"/>
          <w:trHeight w:val="340" w:hRule="atLeast"/>
          <w:tblHeader w:val="0"/>
        </w:trPr>
        <w:tc>
          <w:tcPr>
            <w:tcBorders>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9">
            <w:pPr>
              <w:spacing w:after="0" w:line="240" w:lineRule="auto"/>
              <w:ind w:firstLine="0"/>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7A">
            <w:pPr>
              <w:spacing w:after="0" w:line="240" w:lineRule="auto"/>
              <w:ind w:firstLine="0"/>
              <w:jc w:val="center"/>
              <w:rPr>
                <w:color w:val="000000"/>
              </w:rPr>
            </w:pPr>
            <w:r w:rsidDel="00000000" w:rsidR="00000000" w:rsidRPr="00000000">
              <w:rPr>
                <w:color w:val="000000"/>
                <w:rtl w:val="0"/>
              </w:rPr>
              <w:t xml:space="preserve">Status</w:t>
            </w:r>
          </w:p>
        </w:tc>
        <w:tc>
          <w:tcPr>
            <w:gridSpan w:val="2"/>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7B">
            <w:pPr>
              <w:spacing w:after="0" w:line="240" w:lineRule="auto"/>
              <w:ind w:firstLine="0"/>
              <w:jc w:val="center"/>
              <w:rPr>
                <w:color w:val="000000"/>
              </w:rPr>
            </w:pPr>
            <w:r w:rsidDel="00000000" w:rsidR="00000000" w:rsidRPr="00000000">
              <w:rPr>
                <w:color w:val="000000"/>
                <w:rtl w:val="0"/>
              </w:rPr>
              <w:t xml:space="preserve">No</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27D">
            <w:pPr>
              <w:spacing w:after="0" w:line="240" w:lineRule="auto"/>
              <w:ind w:firstLine="0"/>
              <w:jc w:val="center"/>
              <w:rPr>
                <w:color w:val="000000"/>
              </w:rPr>
            </w:pPr>
            <w:r w:rsidDel="00000000" w:rsidR="00000000" w:rsidRPr="00000000">
              <w:rPr>
                <w:color w:val="000000"/>
                <w:rtl w:val="0"/>
              </w:rPr>
              <w:t xml:space="preserve">No</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27F">
            <w:pPr>
              <w:spacing w:after="0" w:line="240" w:lineRule="auto"/>
              <w:ind w:firstLine="0"/>
              <w:jc w:val="center"/>
              <w:rPr>
                <w:color w:val="000000"/>
              </w:rPr>
            </w:pPr>
            <w:r w:rsidDel="00000000" w:rsidR="00000000" w:rsidRPr="00000000">
              <w:rPr>
                <w:color w:val="000000"/>
                <w:rtl w:val="0"/>
              </w:rPr>
              <w:t xml:space="preserve">Yes</w:t>
            </w:r>
          </w:p>
        </w:tc>
      </w:tr>
    </w:tbl>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The evaluation of the cleaning concepts is depicted in Table </w:t>
      </w:r>
      <w:r w:rsidDel="00000000" w:rsidR="00000000" w:rsidRPr="00000000">
        <w:rPr>
          <w:highlight w:val="yellow"/>
          <w:rtl w:val="0"/>
        </w:rPr>
        <w:t xml:space="preserve">XX</w:t>
      </w:r>
      <w:r w:rsidDel="00000000" w:rsidR="00000000" w:rsidRPr="00000000">
        <w:rPr>
          <w:rtl w:val="0"/>
        </w:rPr>
        <w:t xml:space="preserve">. The concept which got the highest score are e), f), g). Up to this point, waterless cleaning processes have been rated and ranked as competitors to washing with water. Evidently, a combination of both will yield an enhanced cleaning quality. For this reason, a mixed approach will be explored and investigated. Thus, combining the advantages of softening the organic contamination with water, as well as of mechanically removing the particles with friction. Again, the portability rating of these three concepts is worse than the reference as the tools proposed need to be fixed in position.</w:t>
      </w:r>
    </w:p>
    <w:p w:rsidR="00000000" w:rsidDel="00000000" w:rsidP="00000000" w:rsidRDefault="00000000" w:rsidRPr="00000000" w14:paraId="00000291">
      <w:pPr>
        <w:rPr/>
      </w:pPr>
      <w:r w:rsidDel="00000000" w:rsidR="00000000" w:rsidRPr="00000000">
        <w:br w:type="page"/>
      </w:r>
      <w:r w:rsidDel="00000000" w:rsidR="00000000" w:rsidRPr="00000000">
        <w:rPr>
          <w:rtl w:val="0"/>
        </w:rPr>
      </w:r>
    </w:p>
    <w:p w:rsidR="00000000" w:rsidDel="00000000" w:rsidP="00000000" w:rsidRDefault="00000000" w:rsidRPr="00000000" w14:paraId="00000292">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578"/>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Table 6: Concept Selection of Cleaning.</w:t>
      </w:r>
    </w:p>
    <w:tbl>
      <w:tblPr>
        <w:tblStyle w:val="Table7"/>
        <w:tblpPr w:leftFromText="141" w:rightFromText="141" w:topFromText="0" w:bottomFromText="0" w:vertAnchor="page" w:horzAnchor="margin" w:tblpXSpec="center" w:tblpY="1801"/>
        <w:tblW w:w="8484.000000000002" w:type="dxa"/>
        <w:jc w:val="left"/>
        <w:tblLayout w:type="fixed"/>
        <w:tblLook w:val="0400"/>
      </w:tblPr>
      <w:tblGrid>
        <w:gridCol w:w="1843"/>
        <w:gridCol w:w="1113"/>
        <w:gridCol w:w="666"/>
        <w:gridCol w:w="716"/>
        <w:gridCol w:w="666"/>
        <w:gridCol w:w="716"/>
        <w:gridCol w:w="666"/>
        <w:gridCol w:w="716"/>
        <w:gridCol w:w="666"/>
        <w:gridCol w:w="716"/>
        <w:tblGridChange w:id="0">
          <w:tblGrid>
            <w:gridCol w:w="1843"/>
            <w:gridCol w:w="1113"/>
            <w:gridCol w:w="666"/>
            <w:gridCol w:w="716"/>
            <w:gridCol w:w="666"/>
            <w:gridCol w:w="716"/>
            <w:gridCol w:w="666"/>
            <w:gridCol w:w="716"/>
            <w:gridCol w:w="666"/>
            <w:gridCol w:w="716"/>
          </w:tblGrid>
        </w:tblGridChange>
      </w:tblGrid>
      <w:tr>
        <w:trPr>
          <w:cantSplit w:val="0"/>
          <w:trHeight w:val="340" w:hRule="atLeast"/>
          <w:tblHeader w:val="0"/>
        </w:trPr>
        <w:tc>
          <w:tcPr>
            <w:tcBorders>
              <w:top w:color="000000" w:space="0" w:sz="4" w:val="single"/>
              <w:left w:color="000000" w:space="0" w:sz="0" w:val="nil"/>
              <w:bottom w:color="000000" w:space="0" w:sz="4" w:val="single"/>
            </w:tcBorders>
            <w:shd w:fill="auto" w:val="clear"/>
            <w:vAlign w:val="center"/>
          </w:tcPr>
          <w:p w:rsidR="00000000" w:rsidDel="00000000" w:rsidP="00000000" w:rsidRDefault="00000000" w:rsidRPr="00000000" w14:paraId="00000293">
            <w:pPr>
              <w:spacing w:after="0" w:line="240" w:lineRule="auto"/>
              <w:ind w:firstLine="0"/>
              <w:jc w:val="left"/>
              <w:rPr>
                <w:b w:val="1"/>
                <w:color w:val="000000"/>
              </w:rPr>
            </w:pPr>
            <w:r w:rsidDel="00000000" w:rsidR="00000000" w:rsidRPr="00000000">
              <w:rPr>
                <w:b w:val="1"/>
                <w:color w:val="000000"/>
                <w:rtl w:val="0"/>
              </w:rPr>
              <w:t xml:space="preserve">Concepts </w:t>
            </w:r>
          </w:p>
        </w:tc>
        <w:tc>
          <w:tcPr>
            <w:tcBorders>
              <w:top w:color="000000" w:space="0" w:sz="4" w:val="single"/>
              <w:bottom w:color="000000" w:space="0" w:sz="4" w:val="single"/>
            </w:tcBorders>
            <w:shd w:fill="auto" w:val="clear"/>
            <w:vAlign w:val="center"/>
          </w:tcPr>
          <w:p w:rsidR="00000000" w:rsidDel="00000000" w:rsidP="00000000" w:rsidRDefault="00000000" w:rsidRPr="00000000" w14:paraId="00000294">
            <w:pPr>
              <w:spacing w:after="0" w:line="240" w:lineRule="auto"/>
              <w:ind w:firstLine="0"/>
              <w:jc w:val="center"/>
              <w:rPr>
                <w:b w:val="1"/>
                <w:color w:val="000000"/>
              </w:rPr>
            </w:pPr>
            <w:r w:rsidDel="00000000" w:rsidR="00000000" w:rsidRPr="00000000">
              <w:rPr>
                <w:b w:val="1"/>
                <w:color w:val="000000"/>
                <w:rtl w:val="0"/>
              </w:rPr>
              <w:t xml:space="preserve"> </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295">
            <w:pPr>
              <w:spacing w:after="0" w:line="240" w:lineRule="auto"/>
              <w:ind w:firstLine="0"/>
              <w:jc w:val="center"/>
              <w:rPr>
                <w:b w:val="1"/>
                <w:color w:val="000000"/>
              </w:rPr>
            </w:pPr>
            <w:r w:rsidDel="00000000" w:rsidR="00000000" w:rsidRPr="00000000">
              <w:rPr>
                <w:b w:val="1"/>
                <w:color w:val="000000"/>
                <w:rtl w:val="0"/>
              </w:rPr>
              <w:t xml:space="preserve">2A</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297">
            <w:pPr>
              <w:spacing w:after="0" w:line="240" w:lineRule="auto"/>
              <w:ind w:firstLine="0"/>
              <w:jc w:val="center"/>
              <w:rPr>
                <w:b w:val="1"/>
                <w:color w:val="000000"/>
              </w:rPr>
            </w:pPr>
            <w:r w:rsidDel="00000000" w:rsidR="00000000" w:rsidRPr="00000000">
              <w:rPr>
                <w:b w:val="1"/>
                <w:color w:val="000000"/>
                <w:rtl w:val="0"/>
              </w:rPr>
              <w:t xml:space="preserve">2B</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299">
            <w:pPr>
              <w:spacing w:after="0" w:line="240" w:lineRule="auto"/>
              <w:ind w:firstLine="0"/>
              <w:jc w:val="center"/>
              <w:rPr>
                <w:b w:val="1"/>
                <w:color w:val="000000"/>
              </w:rPr>
            </w:pPr>
            <w:r w:rsidDel="00000000" w:rsidR="00000000" w:rsidRPr="00000000">
              <w:rPr>
                <w:b w:val="1"/>
                <w:color w:val="000000"/>
                <w:rtl w:val="0"/>
              </w:rPr>
              <w:t xml:space="preserve">2C</w:t>
            </w:r>
          </w:p>
        </w:tc>
        <w:tc>
          <w:tcPr>
            <w:gridSpan w:val="2"/>
            <w:tcBorders>
              <w:top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29B">
            <w:pPr>
              <w:spacing w:after="0" w:line="240" w:lineRule="auto"/>
              <w:ind w:firstLine="0"/>
              <w:jc w:val="center"/>
              <w:rPr>
                <w:b w:val="1"/>
                <w:color w:val="000000"/>
              </w:rPr>
            </w:pPr>
            <w:r w:rsidDel="00000000" w:rsidR="00000000" w:rsidRPr="00000000">
              <w:rPr>
                <w:b w:val="1"/>
                <w:color w:val="000000"/>
                <w:rtl w:val="0"/>
              </w:rPr>
              <w:t xml:space="preserve">2D</w:t>
            </w:r>
          </w:p>
        </w:tc>
      </w:tr>
      <w:tr>
        <w:trPr>
          <w:cantSplit w:val="1"/>
          <w:trHeight w:val="981" w:hRule="atLeast"/>
          <w:tblHeader w:val="0"/>
        </w:trPr>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D">
            <w:pPr>
              <w:spacing w:after="0" w:line="240" w:lineRule="auto"/>
              <w:ind w:firstLine="0"/>
              <w:jc w:val="center"/>
              <w:rPr>
                <w:b w:val="1"/>
                <w:color w:val="000000"/>
              </w:rPr>
            </w:pPr>
            <w:r w:rsidDel="00000000" w:rsidR="00000000" w:rsidRPr="00000000">
              <w:rPr>
                <w:b w:val="1"/>
                <w:color w:val="000000"/>
                <w:rtl w:val="0"/>
              </w:rPr>
              <w:t xml:space="preserve">Selection Criteria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E">
            <w:pPr>
              <w:spacing w:after="0" w:line="240" w:lineRule="auto"/>
              <w:ind w:left="113" w:right="113" w:firstLine="0"/>
              <w:jc w:val="center"/>
              <w:rPr>
                <w:color w:val="000000"/>
              </w:rPr>
            </w:pPr>
            <w:r w:rsidDel="00000000" w:rsidR="00000000" w:rsidRPr="00000000">
              <w:rPr>
                <w:color w:val="000000"/>
                <w:rtl w:val="0"/>
              </w:rPr>
              <w:t xml:space="preserve">Weight</w:t>
              <w:br w:type="textWrapping"/>
              <w:t xml:space="preserve">[%]</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9F">
            <w:pPr>
              <w:spacing w:after="0" w:line="240" w:lineRule="auto"/>
              <w:ind w:left="113" w:right="113" w:firstLine="0"/>
              <w:jc w:val="center"/>
              <w:rPr>
                <w:color w:val="000000"/>
              </w:rPr>
            </w:pPr>
            <w:r w:rsidDel="00000000" w:rsidR="00000000" w:rsidRPr="00000000">
              <w:rPr>
                <w:color w:val="000000"/>
                <w:rtl w:val="0"/>
              </w:rPr>
              <w:t xml:space="preserve">Rating</w:t>
            </w:r>
          </w:p>
        </w:tc>
        <w:tc>
          <w:tcPr>
            <w:tcBorders>
              <w:top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0">
            <w:pPr>
              <w:spacing w:after="0" w:line="240" w:lineRule="auto"/>
              <w:ind w:left="113" w:right="113" w:firstLine="0"/>
              <w:jc w:val="center"/>
              <w:rPr>
                <w:color w:val="000000"/>
              </w:rPr>
            </w:pPr>
            <w:r w:rsidDel="00000000" w:rsidR="00000000" w:rsidRPr="00000000">
              <w:rPr>
                <w:color w:val="000000"/>
                <w:rtl w:val="0"/>
              </w:rPr>
              <w:t xml:space="preserve">Score</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A1">
            <w:pPr>
              <w:spacing w:after="0" w:line="240" w:lineRule="auto"/>
              <w:ind w:left="113" w:right="113" w:firstLine="0"/>
              <w:jc w:val="center"/>
              <w:rPr>
                <w:color w:val="000000"/>
              </w:rPr>
            </w:pPr>
            <w:r w:rsidDel="00000000" w:rsidR="00000000" w:rsidRPr="00000000">
              <w:rPr>
                <w:color w:val="000000"/>
                <w:rtl w:val="0"/>
              </w:rPr>
              <w:t xml:space="preserve">Rating</w:t>
            </w:r>
          </w:p>
        </w:tc>
        <w:tc>
          <w:tcPr>
            <w:tcBorders>
              <w:top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2">
            <w:pPr>
              <w:spacing w:after="0" w:line="240" w:lineRule="auto"/>
              <w:ind w:left="113" w:right="113" w:firstLine="0"/>
              <w:jc w:val="center"/>
              <w:rPr>
                <w:color w:val="000000"/>
              </w:rPr>
            </w:pPr>
            <w:r w:rsidDel="00000000" w:rsidR="00000000" w:rsidRPr="00000000">
              <w:rPr>
                <w:color w:val="000000"/>
                <w:rtl w:val="0"/>
              </w:rPr>
              <w:t xml:space="preserve">Score</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A3">
            <w:pPr>
              <w:spacing w:after="0" w:line="240" w:lineRule="auto"/>
              <w:ind w:left="113" w:right="113" w:firstLine="0"/>
              <w:jc w:val="center"/>
              <w:rPr>
                <w:color w:val="000000"/>
              </w:rPr>
            </w:pPr>
            <w:r w:rsidDel="00000000" w:rsidR="00000000" w:rsidRPr="00000000">
              <w:rPr>
                <w:color w:val="000000"/>
                <w:rtl w:val="0"/>
              </w:rPr>
              <w:t xml:space="preserve">Rating</w:t>
            </w:r>
          </w:p>
        </w:tc>
        <w:tc>
          <w:tcPr>
            <w:tcBorders>
              <w:top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4">
            <w:pPr>
              <w:spacing w:after="0" w:line="240" w:lineRule="auto"/>
              <w:ind w:left="113" w:right="113" w:firstLine="0"/>
              <w:jc w:val="center"/>
              <w:rPr>
                <w:color w:val="000000"/>
              </w:rPr>
            </w:pPr>
            <w:r w:rsidDel="00000000" w:rsidR="00000000" w:rsidRPr="00000000">
              <w:rPr>
                <w:color w:val="000000"/>
                <w:rtl w:val="0"/>
              </w:rPr>
              <w:t xml:space="preserve">Score</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A5">
            <w:pPr>
              <w:spacing w:after="0" w:line="240" w:lineRule="auto"/>
              <w:ind w:left="113" w:right="113" w:firstLine="0"/>
              <w:jc w:val="center"/>
              <w:rPr>
                <w:color w:val="000000"/>
              </w:rPr>
            </w:pPr>
            <w:r w:rsidDel="00000000" w:rsidR="00000000" w:rsidRPr="00000000">
              <w:rPr>
                <w:color w:val="000000"/>
                <w:rtl w:val="0"/>
              </w:rPr>
              <w:t xml:space="preserve">Rating</w:t>
            </w:r>
          </w:p>
        </w:tc>
        <w:tc>
          <w:tcPr>
            <w:tcBorders>
              <w:top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2A6">
            <w:pPr>
              <w:spacing w:after="0" w:line="240" w:lineRule="auto"/>
              <w:ind w:left="113" w:right="113" w:firstLine="0"/>
              <w:jc w:val="center"/>
              <w:rPr>
                <w:color w:val="000000"/>
              </w:rPr>
            </w:pPr>
            <w:r w:rsidDel="00000000" w:rsidR="00000000" w:rsidRPr="00000000">
              <w:rPr>
                <w:color w:val="000000"/>
                <w:rtl w:val="0"/>
              </w:rPr>
              <w:t xml:space="preserve">Score</w:t>
            </w:r>
          </w:p>
        </w:tc>
      </w:tr>
      <w:tr>
        <w:trPr>
          <w:cantSplit w:val="0"/>
          <w:trHeight w:val="454" w:hRule="atLeast"/>
          <w:tblHeader w:val="0"/>
        </w:trPr>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A7">
            <w:pPr>
              <w:spacing w:after="0" w:line="240" w:lineRule="auto"/>
              <w:ind w:firstLine="0"/>
              <w:jc w:val="left"/>
              <w:rPr>
                <w:color w:val="000000"/>
              </w:rPr>
            </w:pPr>
            <w:r w:rsidDel="00000000" w:rsidR="00000000" w:rsidRPr="00000000">
              <w:rPr>
                <w:color w:val="000000"/>
                <w:rtl w:val="0"/>
              </w:rPr>
              <w:t xml:space="preserve">Worker Safety</w:t>
            </w:r>
          </w:p>
        </w:tc>
        <w:tc>
          <w:tcPr>
            <w:tcBorders>
              <w:top w:color="000000" w:space="0" w:sz="4" w:val="single"/>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2A8">
            <w:pPr>
              <w:spacing w:after="0" w:line="240" w:lineRule="auto"/>
              <w:ind w:firstLine="0"/>
              <w:jc w:val="center"/>
              <w:rPr>
                <w:color w:val="000000"/>
              </w:rPr>
            </w:pPr>
            <w:r w:rsidDel="00000000" w:rsidR="00000000" w:rsidRPr="00000000">
              <w:rPr>
                <w:color w:val="000000"/>
                <w:rtl w:val="0"/>
              </w:rPr>
              <w:t xml:space="preserve">20</w:t>
            </w:r>
          </w:p>
        </w:tc>
        <w:tc>
          <w:tcPr>
            <w:tcBorders>
              <w:top w:color="000000" w:space="0" w:sz="4" w:val="single"/>
              <w:left w:color="000000" w:space="0" w:sz="4" w:val="single"/>
              <w:bottom w:color="000000" w:space="0" w:sz="0" w:val="nil"/>
            </w:tcBorders>
            <w:shd w:fill="auto" w:val="clear"/>
            <w:vAlign w:val="center"/>
          </w:tcPr>
          <w:p w:rsidR="00000000" w:rsidDel="00000000" w:rsidP="00000000" w:rsidRDefault="00000000" w:rsidRPr="00000000" w14:paraId="000002A9">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2AA">
            <w:pPr>
              <w:spacing w:after="0" w:line="240" w:lineRule="auto"/>
              <w:ind w:firstLine="0"/>
              <w:jc w:val="center"/>
              <w:rPr>
                <w:color w:val="000000"/>
              </w:rPr>
            </w:pPr>
            <w:r w:rsidDel="00000000" w:rsidR="00000000" w:rsidRPr="00000000">
              <w:rPr>
                <w:color w:val="000000"/>
                <w:rtl w:val="0"/>
              </w:rPr>
              <w:t xml:space="preserve">0.60</w:t>
            </w:r>
          </w:p>
        </w:tc>
        <w:tc>
          <w:tcPr>
            <w:tcBorders>
              <w:top w:color="000000" w:space="0" w:sz="4" w:val="single"/>
              <w:left w:color="000000" w:space="0" w:sz="4" w:val="single"/>
              <w:bottom w:color="000000" w:space="0" w:sz="0" w:val="nil"/>
            </w:tcBorders>
            <w:shd w:fill="auto" w:val="clear"/>
            <w:vAlign w:val="center"/>
          </w:tcPr>
          <w:p w:rsidR="00000000" w:rsidDel="00000000" w:rsidP="00000000" w:rsidRDefault="00000000" w:rsidRPr="00000000" w14:paraId="000002AB">
            <w:pPr>
              <w:spacing w:after="0" w:line="240" w:lineRule="auto"/>
              <w:ind w:firstLine="0"/>
              <w:jc w:val="center"/>
              <w:rPr>
                <w:color w:val="000000"/>
              </w:rPr>
            </w:pPr>
            <w:r w:rsidDel="00000000" w:rsidR="00000000" w:rsidRPr="00000000">
              <w:rPr>
                <w:color w:val="000000"/>
                <w:rtl w:val="0"/>
              </w:rPr>
              <w:t xml:space="preserve">2</w:t>
            </w:r>
          </w:p>
        </w:tc>
        <w:tc>
          <w:tcPr>
            <w:tcBorders>
              <w:top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2AC">
            <w:pPr>
              <w:spacing w:after="0" w:line="240" w:lineRule="auto"/>
              <w:ind w:firstLine="0"/>
              <w:jc w:val="center"/>
              <w:rPr>
                <w:color w:val="000000"/>
              </w:rPr>
            </w:pPr>
            <w:r w:rsidDel="00000000" w:rsidR="00000000" w:rsidRPr="00000000">
              <w:rPr>
                <w:color w:val="000000"/>
                <w:rtl w:val="0"/>
              </w:rPr>
              <w:t xml:space="preserve">0.40</w:t>
            </w:r>
          </w:p>
        </w:tc>
        <w:tc>
          <w:tcPr>
            <w:tcBorders>
              <w:top w:color="000000" w:space="0" w:sz="4" w:val="single"/>
              <w:left w:color="000000" w:space="0" w:sz="4" w:val="single"/>
              <w:bottom w:color="000000" w:space="0" w:sz="0" w:val="nil"/>
            </w:tcBorders>
            <w:shd w:fill="auto" w:val="clear"/>
            <w:vAlign w:val="center"/>
          </w:tcPr>
          <w:p w:rsidR="00000000" w:rsidDel="00000000" w:rsidP="00000000" w:rsidRDefault="00000000" w:rsidRPr="00000000" w14:paraId="000002AD">
            <w:pPr>
              <w:spacing w:after="0" w:line="240" w:lineRule="auto"/>
              <w:ind w:firstLine="0"/>
              <w:jc w:val="center"/>
              <w:rPr>
                <w:color w:val="000000"/>
              </w:rPr>
            </w:pPr>
            <w:r w:rsidDel="00000000" w:rsidR="00000000" w:rsidRPr="00000000">
              <w:rPr>
                <w:color w:val="000000"/>
                <w:rtl w:val="0"/>
              </w:rPr>
              <w:t xml:space="preserve">2</w:t>
            </w:r>
          </w:p>
        </w:tc>
        <w:tc>
          <w:tcPr>
            <w:tcBorders>
              <w:top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2AE">
            <w:pPr>
              <w:spacing w:after="0" w:line="240" w:lineRule="auto"/>
              <w:ind w:firstLine="0"/>
              <w:jc w:val="center"/>
              <w:rPr>
                <w:color w:val="000000"/>
              </w:rPr>
            </w:pPr>
            <w:r w:rsidDel="00000000" w:rsidR="00000000" w:rsidRPr="00000000">
              <w:rPr>
                <w:color w:val="000000"/>
                <w:rtl w:val="0"/>
              </w:rPr>
              <w:t xml:space="preserve">0.40</w:t>
            </w:r>
          </w:p>
        </w:tc>
        <w:tc>
          <w:tcPr>
            <w:tcBorders>
              <w:top w:color="000000" w:space="0" w:sz="4" w:val="single"/>
              <w:left w:color="000000" w:space="0" w:sz="4" w:val="single"/>
              <w:bottom w:color="000000" w:space="0" w:sz="0" w:val="nil"/>
            </w:tcBorders>
            <w:shd w:fill="auto" w:val="clear"/>
            <w:vAlign w:val="center"/>
          </w:tcPr>
          <w:p w:rsidR="00000000" w:rsidDel="00000000" w:rsidP="00000000" w:rsidRDefault="00000000" w:rsidRPr="00000000" w14:paraId="000002AF">
            <w:pPr>
              <w:spacing w:after="0" w:line="240" w:lineRule="auto"/>
              <w:ind w:firstLine="0"/>
              <w:jc w:val="center"/>
              <w:rPr>
                <w:color w:val="000000"/>
              </w:rPr>
            </w:pPr>
            <w:r w:rsidDel="00000000" w:rsidR="00000000" w:rsidRPr="00000000">
              <w:rPr>
                <w:color w:val="000000"/>
                <w:rtl w:val="0"/>
              </w:rPr>
              <w:t xml:space="preserve">4</w:t>
            </w:r>
          </w:p>
        </w:tc>
        <w:tc>
          <w:tcPr>
            <w:tcBorders>
              <w:top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2B0">
            <w:pPr>
              <w:spacing w:after="0" w:line="240" w:lineRule="auto"/>
              <w:ind w:firstLine="0"/>
              <w:jc w:val="center"/>
              <w:rPr>
                <w:color w:val="000000"/>
              </w:rPr>
            </w:pPr>
            <w:r w:rsidDel="00000000" w:rsidR="00000000" w:rsidRPr="00000000">
              <w:rPr>
                <w:color w:val="000000"/>
                <w:rtl w:val="0"/>
              </w:rPr>
              <w:t xml:space="preserve">0.80</w:t>
            </w:r>
          </w:p>
        </w:tc>
      </w:tr>
      <w:tr>
        <w:trPr>
          <w:cantSplit w:val="0"/>
          <w:trHeight w:val="454" w:hRule="atLeast"/>
          <w:tblHeader w:val="0"/>
        </w:trPr>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B1">
            <w:pPr>
              <w:spacing w:after="0" w:line="240" w:lineRule="auto"/>
              <w:ind w:firstLine="0"/>
              <w:jc w:val="left"/>
              <w:rPr>
                <w:color w:val="000000"/>
              </w:rPr>
            </w:pPr>
            <w:r w:rsidDel="00000000" w:rsidR="00000000" w:rsidRPr="00000000">
              <w:rPr>
                <w:color w:val="000000"/>
                <w:rtl w:val="0"/>
              </w:rPr>
              <w:t xml:space="preserve">OPEX</w:t>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2B2">
            <w:pPr>
              <w:spacing w:after="0" w:line="240" w:lineRule="auto"/>
              <w:ind w:firstLine="0"/>
              <w:jc w:val="center"/>
              <w:rPr>
                <w:color w:val="000000"/>
              </w:rPr>
            </w:pPr>
            <w:r w:rsidDel="00000000" w:rsidR="00000000" w:rsidRPr="00000000">
              <w:rPr>
                <w:color w:val="000000"/>
                <w:rtl w:val="0"/>
              </w:rPr>
              <w:t xml:space="preserve">15</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B3">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B4">
            <w:pPr>
              <w:spacing w:after="0" w:line="240" w:lineRule="auto"/>
              <w:ind w:firstLine="0"/>
              <w:jc w:val="center"/>
              <w:rPr>
                <w:color w:val="000000"/>
              </w:rPr>
            </w:pPr>
            <w:r w:rsidDel="00000000" w:rsidR="00000000" w:rsidRPr="00000000">
              <w:rPr>
                <w:color w:val="000000"/>
                <w:rtl w:val="0"/>
              </w:rPr>
              <w:t xml:space="preserve">0.45</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B5">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B6">
            <w:pPr>
              <w:spacing w:after="0" w:line="240" w:lineRule="auto"/>
              <w:ind w:firstLine="0"/>
              <w:jc w:val="center"/>
              <w:rPr>
                <w:color w:val="000000"/>
              </w:rPr>
            </w:pPr>
            <w:r w:rsidDel="00000000" w:rsidR="00000000" w:rsidRPr="00000000">
              <w:rPr>
                <w:color w:val="000000"/>
                <w:rtl w:val="0"/>
              </w:rPr>
              <w:t xml:space="preserve">0.75</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B7">
            <w:pPr>
              <w:spacing w:after="0" w:line="240" w:lineRule="auto"/>
              <w:ind w:firstLine="0"/>
              <w:jc w:val="center"/>
              <w:rPr>
                <w:color w:val="000000"/>
              </w:rPr>
            </w:pPr>
            <w:r w:rsidDel="00000000" w:rsidR="00000000" w:rsidRPr="00000000">
              <w:rPr>
                <w:color w:val="000000"/>
                <w:rtl w:val="0"/>
              </w:rPr>
              <w:t xml:space="preserve">1</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B8">
            <w:pPr>
              <w:spacing w:after="0" w:line="240" w:lineRule="auto"/>
              <w:ind w:firstLine="0"/>
              <w:jc w:val="center"/>
              <w:rPr>
                <w:color w:val="000000"/>
              </w:rPr>
            </w:pPr>
            <w:r w:rsidDel="00000000" w:rsidR="00000000" w:rsidRPr="00000000">
              <w:rPr>
                <w:color w:val="000000"/>
                <w:rtl w:val="0"/>
              </w:rPr>
              <w:t xml:space="preserve">0.15</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B9">
            <w:pPr>
              <w:spacing w:after="0" w:line="240" w:lineRule="auto"/>
              <w:ind w:firstLine="0"/>
              <w:jc w:val="center"/>
              <w:rPr>
                <w:color w:val="000000"/>
              </w:rPr>
            </w:pPr>
            <w:r w:rsidDel="00000000" w:rsidR="00000000" w:rsidRPr="00000000">
              <w:rPr>
                <w:color w:val="000000"/>
                <w:rtl w:val="0"/>
              </w:rPr>
              <w:t xml:space="preserve">2</w:t>
            </w:r>
          </w:p>
        </w:tc>
        <w:tc>
          <w:tcPr>
            <w:tcBorders>
              <w:top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BA">
            <w:pPr>
              <w:spacing w:after="0" w:line="240" w:lineRule="auto"/>
              <w:ind w:firstLine="0"/>
              <w:jc w:val="center"/>
              <w:rPr>
                <w:color w:val="000000"/>
              </w:rPr>
            </w:pPr>
            <w:r w:rsidDel="00000000" w:rsidR="00000000" w:rsidRPr="00000000">
              <w:rPr>
                <w:color w:val="000000"/>
                <w:rtl w:val="0"/>
              </w:rPr>
              <w:t xml:space="preserve">0.30</w:t>
            </w:r>
          </w:p>
        </w:tc>
      </w:tr>
      <w:tr>
        <w:trPr>
          <w:cantSplit w:val="0"/>
          <w:trHeight w:val="454" w:hRule="atLeast"/>
          <w:tblHeader w:val="0"/>
        </w:trPr>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BB">
            <w:pPr>
              <w:spacing w:after="0" w:line="240" w:lineRule="auto"/>
              <w:ind w:firstLine="0"/>
              <w:jc w:val="left"/>
              <w:rPr>
                <w:color w:val="000000"/>
              </w:rPr>
            </w:pPr>
            <w:r w:rsidDel="00000000" w:rsidR="00000000" w:rsidRPr="00000000">
              <w:rPr>
                <w:color w:val="000000"/>
                <w:rtl w:val="0"/>
              </w:rPr>
              <w:t xml:space="preserve">CAPEX</w:t>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2BC">
            <w:pPr>
              <w:spacing w:after="0" w:line="240" w:lineRule="auto"/>
              <w:ind w:firstLine="0"/>
              <w:jc w:val="center"/>
              <w:rPr>
                <w:color w:val="000000"/>
              </w:rPr>
            </w:pPr>
            <w:r w:rsidDel="00000000" w:rsidR="00000000" w:rsidRPr="00000000">
              <w:rPr>
                <w:color w:val="000000"/>
                <w:rtl w:val="0"/>
              </w:rPr>
              <w:t xml:space="preserve">12</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BD">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BE">
            <w:pPr>
              <w:spacing w:after="0" w:line="240" w:lineRule="auto"/>
              <w:ind w:firstLine="0"/>
              <w:jc w:val="center"/>
              <w:rPr>
                <w:color w:val="000000"/>
              </w:rPr>
            </w:pPr>
            <w:r w:rsidDel="00000000" w:rsidR="00000000" w:rsidRPr="00000000">
              <w:rPr>
                <w:color w:val="000000"/>
                <w:rtl w:val="0"/>
              </w:rPr>
              <w:t xml:space="preserve">0.36</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BF">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C0">
            <w:pPr>
              <w:spacing w:after="0" w:line="240" w:lineRule="auto"/>
              <w:ind w:firstLine="0"/>
              <w:jc w:val="center"/>
              <w:rPr>
                <w:color w:val="000000"/>
              </w:rPr>
            </w:pPr>
            <w:r w:rsidDel="00000000" w:rsidR="00000000" w:rsidRPr="00000000">
              <w:rPr>
                <w:color w:val="000000"/>
                <w:rtl w:val="0"/>
              </w:rPr>
              <w:t xml:space="preserve">0.36</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C1">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C2">
            <w:pPr>
              <w:spacing w:after="0" w:line="240" w:lineRule="auto"/>
              <w:ind w:firstLine="0"/>
              <w:jc w:val="center"/>
              <w:rPr>
                <w:color w:val="000000"/>
              </w:rPr>
            </w:pPr>
            <w:r w:rsidDel="00000000" w:rsidR="00000000" w:rsidRPr="00000000">
              <w:rPr>
                <w:color w:val="000000"/>
                <w:rtl w:val="0"/>
              </w:rPr>
              <w:t xml:space="preserve">0.36</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C3">
            <w:pPr>
              <w:spacing w:after="0" w:line="240" w:lineRule="auto"/>
              <w:ind w:firstLine="0"/>
              <w:jc w:val="center"/>
              <w:rPr>
                <w:color w:val="000000"/>
              </w:rPr>
            </w:pPr>
            <w:r w:rsidDel="00000000" w:rsidR="00000000" w:rsidRPr="00000000">
              <w:rPr>
                <w:color w:val="000000"/>
                <w:rtl w:val="0"/>
              </w:rPr>
              <w:t xml:space="preserve">2</w:t>
            </w:r>
          </w:p>
        </w:tc>
        <w:tc>
          <w:tcPr>
            <w:tcBorders>
              <w:top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C4">
            <w:pPr>
              <w:spacing w:after="0" w:line="240" w:lineRule="auto"/>
              <w:ind w:firstLine="0"/>
              <w:jc w:val="center"/>
              <w:rPr>
                <w:color w:val="000000"/>
              </w:rPr>
            </w:pPr>
            <w:r w:rsidDel="00000000" w:rsidR="00000000" w:rsidRPr="00000000">
              <w:rPr>
                <w:color w:val="000000"/>
                <w:rtl w:val="0"/>
              </w:rPr>
              <w:t xml:space="preserve">0.24</w:t>
            </w:r>
          </w:p>
        </w:tc>
      </w:tr>
      <w:tr>
        <w:trPr>
          <w:cantSplit w:val="0"/>
          <w:trHeight w:val="454" w:hRule="atLeast"/>
          <w:tblHeader w:val="0"/>
        </w:trPr>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C5">
            <w:pPr>
              <w:spacing w:after="0" w:line="240" w:lineRule="auto"/>
              <w:ind w:firstLine="0"/>
              <w:jc w:val="left"/>
              <w:rPr>
                <w:color w:val="000000"/>
              </w:rPr>
            </w:pPr>
            <w:r w:rsidDel="00000000" w:rsidR="00000000" w:rsidRPr="00000000">
              <w:rPr>
                <w:color w:val="000000"/>
                <w:rtl w:val="0"/>
              </w:rPr>
              <w:t xml:space="preserve">Ease of Use</w:t>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2C6">
            <w:pPr>
              <w:spacing w:after="0" w:line="240" w:lineRule="auto"/>
              <w:ind w:firstLine="0"/>
              <w:jc w:val="center"/>
              <w:rPr>
                <w:color w:val="000000"/>
              </w:rPr>
            </w:pPr>
            <w:r w:rsidDel="00000000" w:rsidR="00000000" w:rsidRPr="00000000">
              <w:rPr>
                <w:color w:val="000000"/>
                <w:rtl w:val="0"/>
              </w:rPr>
              <w:t xml:space="preserve">12</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C7">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C8">
            <w:pPr>
              <w:spacing w:after="0" w:line="240" w:lineRule="auto"/>
              <w:ind w:firstLine="0"/>
              <w:jc w:val="center"/>
              <w:rPr>
                <w:color w:val="000000"/>
              </w:rPr>
            </w:pPr>
            <w:r w:rsidDel="00000000" w:rsidR="00000000" w:rsidRPr="00000000">
              <w:rPr>
                <w:color w:val="000000"/>
                <w:rtl w:val="0"/>
              </w:rPr>
              <w:t xml:space="preserve">0.36</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C9">
            <w:pPr>
              <w:spacing w:after="0" w:line="240" w:lineRule="auto"/>
              <w:ind w:firstLine="0"/>
              <w:jc w:val="center"/>
              <w:rPr>
                <w:color w:val="000000"/>
              </w:rPr>
            </w:pPr>
            <w:r w:rsidDel="00000000" w:rsidR="00000000" w:rsidRPr="00000000">
              <w:rPr>
                <w:color w:val="000000"/>
                <w:rtl w:val="0"/>
              </w:rPr>
              <w:t xml:space="preserve">2</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CA">
            <w:pPr>
              <w:spacing w:after="0" w:line="240" w:lineRule="auto"/>
              <w:ind w:firstLine="0"/>
              <w:jc w:val="center"/>
              <w:rPr>
                <w:color w:val="000000"/>
              </w:rPr>
            </w:pPr>
            <w:r w:rsidDel="00000000" w:rsidR="00000000" w:rsidRPr="00000000">
              <w:rPr>
                <w:color w:val="000000"/>
                <w:rtl w:val="0"/>
              </w:rPr>
              <w:t xml:space="preserve">0.24</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CB">
            <w:pPr>
              <w:spacing w:after="0" w:line="240" w:lineRule="auto"/>
              <w:ind w:firstLine="0"/>
              <w:jc w:val="center"/>
              <w:rPr>
                <w:color w:val="000000"/>
              </w:rPr>
            </w:pPr>
            <w:r w:rsidDel="00000000" w:rsidR="00000000" w:rsidRPr="00000000">
              <w:rPr>
                <w:color w:val="000000"/>
                <w:rtl w:val="0"/>
              </w:rPr>
              <w:t xml:space="preserve">4</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CC">
            <w:pPr>
              <w:spacing w:after="0" w:line="240" w:lineRule="auto"/>
              <w:ind w:firstLine="0"/>
              <w:jc w:val="center"/>
              <w:rPr>
                <w:color w:val="000000"/>
              </w:rPr>
            </w:pPr>
            <w:r w:rsidDel="00000000" w:rsidR="00000000" w:rsidRPr="00000000">
              <w:rPr>
                <w:color w:val="000000"/>
                <w:rtl w:val="0"/>
              </w:rPr>
              <w:t xml:space="preserve">0.48</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CD">
            <w:pPr>
              <w:spacing w:after="0" w:line="240" w:lineRule="auto"/>
              <w:ind w:firstLine="0"/>
              <w:jc w:val="center"/>
              <w:rPr>
                <w:color w:val="000000"/>
              </w:rPr>
            </w:pPr>
            <w:r w:rsidDel="00000000" w:rsidR="00000000" w:rsidRPr="00000000">
              <w:rPr>
                <w:color w:val="000000"/>
                <w:rtl w:val="0"/>
              </w:rPr>
              <w:t xml:space="preserve">4</w:t>
            </w:r>
          </w:p>
        </w:tc>
        <w:tc>
          <w:tcPr>
            <w:tcBorders>
              <w:top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CE">
            <w:pPr>
              <w:spacing w:after="0" w:line="240" w:lineRule="auto"/>
              <w:ind w:firstLine="0"/>
              <w:jc w:val="center"/>
              <w:rPr>
                <w:color w:val="000000"/>
              </w:rPr>
            </w:pPr>
            <w:r w:rsidDel="00000000" w:rsidR="00000000" w:rsidRPr="00000000">
              <w:rPr>
                <w:color w:val="000000"/>
                <w:rtl w:val="0"/>
              </w:rPr>
              <w:t xml:space="preserve">0.48</w:t>
            </w:r>
          </w:p>
        </w:tc>
      </w:tr>
      <w:tr>
        <w:trPr>
          <w:cantSplit w:val="0"/>
          <w:trHeight w:val="454" w:hRule="atLeast"/>
          <w:tblHeader w:val="0"/>
        </w:trPr>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CF">
            <w:pPr>
              <w:spacing w:after="0" w:line="240" w:lineRule="auto"/>
              <w:ind w:firstLine="0"/>
              <w:jc w:val="left"/>
              <w:rPr>
                <w:color w:val="000000"/>
              </w:rPr>
            </w:pPr>
            <w:r w:rsidDel="00000000" w:rsidR="00000000" w:rsidRPr="00000000">
              <w:rPr>
                <w:color w:val="000000"/>
                <w:rtl w:val="0"/>
              </w:rPr>
              <w:t xml:space="preserve">Cleaning Effort (Bottle)</w:t>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2D0">
            <w:pPr>
              <w:spacing w:after="0" w:line="240" w:lineRule="auto"/>
              <w:ind w:firstLine="0"/>
              <w:jc w:val="center"/>
              <w:rPr>
                <w:color w:val="000000"/>
              </w:rPr>
            </w:pPr>
            <w:r w:rsidDel="00000000" w:rsidR="00000000" w:rsidRPr="00000000">
              <w:rPr>
                <w:color w:val="000000"/>
                <w:rtl w:val="0"/>
              </w:rPr>
              <w:t xml:space="preserve">10</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D1">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D2">
            <w:pPr>
              <w:spacing w:after="0" w:line="240" w:lineRule="auto"/>
              <w:ind w:firstLine="0"/>
              <w:jc w:val="center"/>
              <w:rPr>
                <w:color w:val="000000"/>
              </w:rPr>
            </w:pPr>
            <w:r w:rsidDel="00000000" w:rsidR="00000000" w:rsidRPr="00000000">
              <w:rPr>
                <w:color w:val="000000"/>
                <w:rtl w:val="0"/>
              </w:rPr>
              <w:t xml:space="preserve">0.30</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D3">
            <w:pPr>
              <w:spacing w:after="0" w:line="240" w:lineRule="auto"/>
              <w:ind w:firstLine="0"/>
              <w:jc w:val="center"/>
              <w:rPr>
                <w:color w:val="000000"/>
              </w:rPr>
            </w:pPr>
            <w:r w:rsidDel="00000000" w:rsidR="00000000" w:rsidRPr="00000000">
              <w:rPr>
                <w:color w:val="000000"/>
                <w:rtl w:val="0"/>
              </w:rPr>
              <w:t xml:space="preserve">2</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D4">
            <w:pPr>
              <w:spacing w:after="0" w:line="240" w:lineRule="auto"/>
              <w:ind w:firstLine="0"/>
              <w:jc w:val="center"/>
              <w:rPr>
                <w:color w:val="000000"/>
              </w:rPr>
            </w:pPr>
            <w:r w:rsidDel="00000000" w:rsidR="00000000" w:rsidRPr="00000000">
              <w:rPr>
                <w:color w:val="000000"/>
                <w:rtl w:val="0"/>
              </w:rPr>
              <w:t xml:space="preserve">0.20</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D5">
            <w:pPr>
              <w:spacing w:after="0" w:line="240" w:lineRule="auto"/>
              <w:ind w:firstLine="0"/>
              <w:jc w:val="center"/>
              <w:rPr>
                <w:color w:val="000000"/>
              </w:rPr>
            </w:pPr>
            <w:r w:rsidDel="00000000" w:rsidR="00000000" w:rsidRPr="00000000">
              <w:rPr>
                <w:color w:val="000000"/>
                <w:rtl w:val="0"/>
              </w:rPr>
              <w:t xml:space="preserve">2</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D6">
            <w:pPr>
              <w:spacing w:after="0" w:line="240" w:lineRule="auto"/>
              <w:ind w:firstLine="0"/>
              <w:jc w:val="center"/>
              <w:rPr>
                <w:color w:val="000000"/>
              </w:rPr>
            </w:pPr>
            <w:r w:rsidDel="00000000" w:rsidR="00000000" w:rsidRPr="00000000">
              <w:rPr>
                <w:color w:val="000000"/>
                <w:rtl w:val="0"/>
              </w:rPr>
              <w:t xml:space="preserve">0.20</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D7">
            <w:pPr>
              <w:spacing w:after="0" w:line="240" w:lineRule="auto"/>
              <w:ind w:firstLine="0"/>
              <w:jc w:val="center"/>
              <w:rPr>
                <w:color w:val="000000"/>
              </w:rPr>
            </w:pPr>
            <w:r w:rsidDel="00000000" w:rsidR="00000000" w:rsidRPr="00000000">
              <w:rPr>
                <w:color w:val="000000"/>
                <w:rtl w:val="0"/>
              </w:rPr>
              <w:t xml:space="preserve">4</w:t>
            </w:r>
          </w:p>
        </w:tc>
        <w:tc>
          <w:tcPr>
            <w:tcBorders>
              <w:top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D8">
            <w:pPr>
              <w:spacing w:after="0" w:line="240" w:lineRule="auto"/>
              <w:ind w:firstLine="0"/>
              <w:jc w:val="center"/>
              <w:rPr>
                <w:color w:val="000000"/>
              </w:rPr>
            </w:pPr>
            <w:r w:rsidDel="00000000" w:rsidR="00000000" w:rsidRPr="00000000">
              <w:rPr>
                <w:color w:val="000000"/>
                <w:rtl w:val="0"/>
              </w:rPr>
              <w:t xml:space="preserve">0.40</w:t>
            </w:r>
          </w:p>
        </w:tc>
      </w:tr>
      <w:tr>
        <w:trPr>
          <w:cantSplit w:val="0"/>
          <w:trHeight w:val="454" w:hRule="atLeast"/>
          <w:tblHeader w:val="0"/>
        </w:trPr>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D9">
            <w:pPr>
              <w:spacing w:after="0" w:line="240" w:lineRule="auto"/>
              <w:ind w:firstLine="0"/>
              <w:jc w:val="left"/>
              <w:rPr>
                <w:color w:val="000000"/>
              </w:rPr>
            </w:pPr>
            <w:r w:rsidDel="00000000" w:rsidR="00000000" w:rsidRPr="00000000">
              <w:rPr>
                <w:color w:val="000000"/>
                <w:rtl w:val="0"/>
              </w:rPr>
              <w:t xml:space="preserve">Durability</w:t>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2DA">
            <w:pPr>
              <w:spacing w:after="0" w:line="240" w:lineRule="auto"/>
              <w:ind w:firstLine="0"/>
              <w:jc w:val="center"/>
              <w:rPr>
                <w:color w:val="000000"/>
              </w:rPr>
            </w:pPr>
            <w:r w:rsidDel="00000000" w:rsidR="00000000" w:rsidRPr="00000000">
              <w:rPr>
                <w:color w:val="000000"/>
                <w:rtl w:val="0"/>
              </w:rPr>
              <w:t xml:space="preserve">8</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DB">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DC">
            <w:pPr>
              <w:spacing w:after="0" w:line="240" w:lineRule="auto"/>
              <w:ind w:firstLine="0"/>
              <w:jc w:val="center"/>
              <w:rPr>
                <w:color w:val="000000"/>
              </w:rPr>
            </w:pPr>
            <w:r w:rsidDel="00000000" w:rsidR="00000000" w:rsidRPr="00000000">
              <w:rPr>
                <w:color w:val="000000"/>
                <w:rtl w:val="0"/>
              </w:rPr>
              <w:t xml:space="preserve">0.24</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DD">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DE">
            <w:pPr>
              <w:spacing w:after="0" w:line="240" w:lineRule="auto"/>
              <w:ind w:firstLine="0"/>
              <w:jc w:val="center"/>
              <w:rPr>
                <w:color w:val="000000"/>
              </w:rPr>
            </w:pPr>
            <w:r w:rsidDel="00000000" w:rsidR="00000000" w:rsidRPr="00000000">
              <w:rPr>
                <w:color w:val="000000"/>
                <w:rtl w:val="0"/>
              </w:rPr>
              <w:t xml:space="preserve">0.40</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DF">
            <w:pPr>
              <w:spacing w:after="0" w:line="240" w:lineRule="auto"/>
              <w:ind w:firstLine="0"/>
              <w:jc w:val="center"/>
              <w:rPr>
                <w:color w:val="000000"/>
              </w:rPr>
            </w:pPr>
            <w:r w:rsidDel="00000000" w:rsidR="00000000" w:rsidRPr="00000000">
              <w:rPr>
                <w:color w:val="000000"/>
                <w:rtl w:val="0"/>
              </w:rPr>
              <w:t xml:space="preserve">2</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E0">
            <w:pPr>
              <w:spacing w:after="0" w:line="240" w:lineRule="auto"/>
              <w:ind w:firstLine="0"/>
              <w:jc w:val="center"/>
              <w:rPr>
                <w:color w:val="000000"/>
              </w:rPr>
            </w:pPr>
            <w:r w:rsidDel="00000000" w:rsidR="00000000" w:rsidRPr="00000000">
              <w:rPr>
                <w:color w:val="000000"/>
                <w:rtl w:val="0"/>
              </w:rPr>
              <w:t xml:space="preserve">0.16</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E1">
            <w:pPr>
              <w:spacing w:after="0" w:line="240" w:lineRule="auto"/>
              <w:ind w:firstLine="0"/>
              <w:jc w:val="center"/>
              <w:rPr>
                <w:color w:val="000000"/>
              </w:rPr>
            </w:pPr>
            <w:r w:rsidDel="00000000" w:rsidR="00000000" w:rsidRPr="00000000">
              <w:rPr>
                <w:color w:val="000000"/>
                <w:rtl w:val="0"/>
              </w:rPr>
              <w:t xml:space="preserve">4</w:t>
            </w:r>
          </w:p>
        </w:tc>
        <w:tc>
          <w:tcPr>
            <w:tcBorders>
              <w:top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E2">
            <w:pPr>
              <w:spacing w:after="0" w:line="240" w:lineRule="auto"/>
              <w:ind w:firstLine="0"/>
              <w:jc w:val="center"/>
              <w:rPr>
                <w:color w:val="000000"/>
              </w:rPr>
            </w:pPr>
            <w:r w:rsidDel="00000000" w:rsidR="00000000" w:rsidRPr="00000000">
              <w:rPr>
                <w:color w:val="000000"/>
                <w:rtl w:val="0"/>
              </w:rPr>
              <w:t xml:space="preserve">0.32</w:t>
            </w:r>
          </w:p>
        </w:tc>
      </w:tr>
      <w:tr>
        <w:trPr>
          <w:cantSplit w:val="0"/>
          <w:trHeight w:val="454" w:hRule="atLeast"/>
          <w:tblHeader w:val="0"/>
        </w:trPr>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E3">
            <w:pPr>
              <w:spacing w:after="0" w:line="240" w:lineRule="auto"/>
              <w:ind w:firstLine="0"/>
              <w:jc w:val="left"/>
              <w:rPr>
                <w:color w:val="000000"/>
              </w:rPr>
            </w:pPr>
            <w:r w:rsidDel="00000000" w:rsidR="00000000" w:rsidRPr="00000000">
              <w:rPr>
                <w:color w:val="000000"/>
                <w:rtl w:val="0"/>
              </w:rPr>
              <w:t xml:space="preserve">Longevity</w:t>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2E4">
            <w:pPr>
              <w:spacing w:after="0" w:line="240" w:lineRule="auto"/>
              <w:ind w:firstLine="0"/>
              <w:jc w:val="center"/>
              <w:rPr>
                <w:color w:val="000000"/>
              </w:rPr>
            </w:pPr>
            <w:r w:rsidDel="00000000" w:rsidR="00000000" w:rsidRPr="00000000">
              <w:rPr>
                <w:color w:val="000000"/>
                <w:rtl w:val="0"/>
              </w:rPr>
              <w:t xml:space="preserve">8</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E5">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E6">
            <w:pPr>
              <w:spacing w:after="0" w:line="240" w:lineRule="auto"/>
              <w:ind w:firstLine="0"/>
              <w:jc w:val="center"/>
              <w:rPr>
                <w:color w:val="000000"/>
              </w:rPr>
            </w:pPr>
            <w:r w:rsidDel="00000000" w:rsidR="00000000" w:rsidRPr="00000000">
              <w:rPr>
                <w:color w:val="000000"/>
                <w:rtl w:val="0"/>
              </w:rPr>
              <w:t xml:space="preserve">0.24</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E7">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E8">
            <w:pPr>
              <w:spacing w:after="0" w:line="240" w:lineRule="auto"/>
              <w:ind w:firstLine="0"/>
              <w:jc w:val="center"/>
              <w:rPr>
                <w:color w:val="000000"/>
              </w:rPr>
            </w:pPr>
            <w:r w:rsidDel="00000000" w:rsidR="00000000" w:rsidRPr="00000000">
              <w:rPr>
                <w:color w:val="000000"/>
                <w:rtl w:val="0"/>
              </w:rPr>
              <w:t xml:space="preserve">0.40</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E9">
            <w:pPr>
              <w:spacing w:after="0" w:line="240" w:lineRule="auto"/>
              <w:ind w:firstLine="0"/>
              <w:jc w:val="center"/>
              <w:rPr>
                <w:color w:val="000000"/>
              </w:rPr>
            </w:pPr>
            <w:r w:rsidDel="00000000" w:rsidR="00000000" w:rsidRPr="00000000">
              <w:rPr>
                <w:color w:val="000000"/>
                <w:rtl w:val="0"/>
              </w:rPr>
              <w:t xml:space="preserve">2</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EA">
            <w:pPr>
              <w:spacing w:after="0" w:line="240" w:lineRule="auto"/>
              <w:ind w:firstLine="0"/>
              <w:jc w:val="center"/>
              <w:rPr>
                <w:color w:val="000000"/>
              </w:rPr>
            </w:pPr>
            <w:r w:rsidDel="00000000" w:rsidR="00000000" w:rsidRPr="00000000">
              <w:rPr>
                <w:color w:val="000000"/>
                <w:rtl w:val="0"/>
              </w:rPr>
              <w:t xml:space="preserve">0.16</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EB">
            <w:pPr>
              <w:spacing w:after="0" w:line="240" w:lineRule="auto"/>
              <w:ind w:firstLine="0"/>
              <w:jc w:val="center"/>
              <w:rPr>
                <w:color w:val="000000"/>
              </w:rPr>
            </w:pPr>
            <w:r w:rsidDel="00000000" w:rsidR="00000000" w:rsidRPr="00000000">
              <w:rPr>
                <w:color w:val="000000"/>
                <w:rtl w:val="0"/>
              </w:rPr>
              <w:t xml:space="preserve">4</w:t>
            </w:r>
          </w:p>
        </w:tc>
        <w:tc>
          <w:tcPr>
            <w:tcBorders>
              <w:top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EC">
            <w:pPr>
              <w:spacing w:after="0" w:line="240" w:lineRule="auto"/>
              <w:ind w:firstLine="0"/>
              <w:jc w:val="center"/>
              <w:rPr>
                <w:color w:val="000000"/>
              </w:rPr>
            </w:pPr>
            <w:r w:rsidDel="00000000" w:rsidR="00000000" w:rsidRPr="00000000">
              <w:rPr>
                <w:color w:val="000000"/>
                <w:rtl w:val="0"/>
              </w:rPr>
              <w:t xml:space="preserve">0.32</w:t>
            </w:r>
          </w:p>
        </w:tc>
      </w:tr>
      <w:tr>
        <w:trPr>
          <w:cantSplit w:val="0"/>
          <w:trHeight w:val="454" w:hRule="atLeast"/>
          <w:tblHeader w:val="0"/>
        </w:trPr>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ED">
            <w:pPr>
              <w:spacing w:after="0" w:line="240" w:lineRule="auto"/>
              <w:ind w:firstLine="0"/>
              <w:jc w:val="left"/>
              <w:rPr>
                <w:color w:val="000000"/>
              </w:rPr>
            </w:pPr>
            <w:r w:rsidDel="00000000" w:rsidR="00000000" w:rsidRPr="00000000">
              <w:rPr>
                <w:color w:val="000000"/>
                <w:rtl w:val="0"/>
              </w:rPr>
              <w:t xml:space="preserve">Cleaning Effort (Equipment)</w:t>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2EE">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EF">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F0">
            <w:pPr>
              <w:spacing w:after="0" w:line="240" w:lineRule="auto"/>
              <w:ind w:firstLine="0"/>
              <w:jc w:val="center"/>
              <w:rPr>
                <w:color w:val="000000"/>
              </w:rPr>
            </w:pPr>
            <w:r w:rsidDel="00000000" w:rsidR="00000000" w:rsidRPr="00000000">
              <w:rPr>
                <w:color w:val="000000"/>
                <w:rtl w:val="0"/>
              </w:rPr>
              <w:t xml:space="preserve">0.15</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F1">
            <w:pPr>
              <w:spacing w:after="0" w:line="240" w:lineRule="auto"/>
              <w:ind w:firstLine="0"/>
              <w:jc w:val="center"/>
              <w:rPr>
                <w:color w:val="000000"/>
              </w:rPr>
            </w:pPr>
            <w:r w:rsidDel="00000000" w:rsidR="00000000" w:rsidRPr="00000000">
              <w:rPr>
                <w:color w:val="000000"/>
                <w:rtl w:val="0"/>
              </w:rPr>
              <w:t xml:space="preserve">4</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F2">
            <w:pPr>
              <w:spacing w:after="0" w:line="240" w:lineRule="auto"/>
              <w:ind w:firstLine="0"/>
              <w:jc w:val="center"/>
              <w:rPr>
                <w:color w:val="000000"/>
              </w:rPr>
            </w:pPr>
            <w:r w:rsidDel="00000000" w:rsidR="00000000" w:rsidRPr="00000000">
              <w:rPr>
                <w:color w:val="000000"/>
                <w:rtl w:val="0"/>
              </w:rPr>
              <w:t xml:space="preserve">0.20</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F3">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2F4">
            <w:pPr>
              <w:spacing w:after="0" w:line="240" w:lineRule="auto"/>
              <w:ind w:firstLine="0"/>
              <w:jc w:val="center"/>
              <w:rPr>
                <w:color w:val="000000"/>
              </w:rPr>
            </w:pPr>
            <w:r w:rsidDel="00000000" w:rsidR="00000000" w:rsidRPr="00000000">
              <w:rPr>
                <w:color w:val="000000"/>
                <w:rtl w:val="0"/>
              </w:rPr>
              <w:t xml:space="preserve">0.15</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2F5">
            <w:pPr>
              <w:spacing w:after="0" w:line="240" w:lineRule="auto"/>
              <w:ind w:firstLine="0"/>
              <w:jc w:val="center"/>
              <w:rPr>
                <w:color w:val="000000"/>
              </w:rPr>
            </w:pPr>
            <w:r w:rsidDel="00000000" w:rsidR="00000000" w:rsidRPr="00000000">
              <w:rPr>
                <w:color w:val="000000"/>
                <w:rtl w:val="0"/>
              </w:rPr>
              <w:t xml:space="preserve">1</w:t>
            </w:r>
          </w:p>
        </w:tc>
        <w:tc>
          <w:tcPr>
            <w:tcBorders>
              <w:top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F6">
            <w:pPr>
              <w:spacing w:after="0" w:line="240" w:lineRule="auto"/>
              <w:ind w:firstLine="0"/>
              <w:jc w:val="center"/>
              <w:rPr>
                <w:color w:val="000000"/>
              </w:rPr>
            </w:pPr>
            <w:r w:rsidDel="00000000" w:rsidR="00000000" w:rsidRPr="00000000">
              <w:rPr>
                <w:color w:val="000000"/>
                <w:rtl w:val="0"/>
              </w:rPr>
              <w:t xml:space="preserve">0.05</w:t>
            </w:r>
          </w:p>
        </w:tc>
      </w:tr>
      <w:tr>
        <w:trPr>
          <w:cantSplit w:val="0"/>
          <w:trHeight w:val="454" w:hRule="atLeast"/>
          <w:tblHeader w:val="0"/>
        </w:trPr>
        <w:tc>
          <w:tcPr>
            <w:tcBorders>
              <w:top w:color="000000" w:space="0" w:sz="0" w:val="nil"/>
              <w:left w:color="000000" w:space="0" w:sz="0" w:val="nil"/>
              <w:right w:color="000000" w:space="0" w:sz="4" w:val="single"/>
            </w:tcBorders>
            <w:shd w:fill="auto" w:val="clear"/>
            <w:vAlign w:val="center"/>
          </w:tcPr>
          <w:p w:rsidR="00000000" w:rsidDel="00000000" w:rsidP="00000000" w:rsidRDefault="00000000" w:rsidRPr="00000000" w14:paraId="000002F7">
            <w:pPr>
              <w:spacing w:after="0" w:line="240" w:lineRule="auto"/>
              <w:ind w:firstLine="0"/>
              <w:jc w:val="left"/>
              <w:rPr>
                <w:color w:val="000000"/>
              </w:rPr>
            </w:pPr>
            <w:r w:rsidDel="00000000" w:rsidR="00000000" w:rsidRPr="00000000">
              <w:rPr>
                <w:color w:val="000000"/>
                <w:rtl w:val="0"/>
              </w:rPr>
              <w:t xml:space="preserve">Complexity </w:t>
            </w:r>
          </w:p>
        </w:tc>
        <w:tc>
          <w:tcPr>
            <w:tcBorders>
              <w:top w:color="000000" w:space="0" w:sz="0" w:val="nil"/>
              <w:left w:color="000000" w:space="0" w:sz="4" w:val="single"/>
              <w:right w:color="000000" w:space="0" w:sz="4" w:val="single"/>
            </w:tcBorders>
            <w:shd w:fill="auto" w:val="clear"/>
            <w:vAlign w:val="center"/>
          </w:tcPr>
          <w:p w:rsidR="00000000" w:rsidDel="00000000" w:rsidP="00000000" w:rsidRDefault="00000000" w:rsidRPr="00000000" w14:paraId="000002F8">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0" w:val="nil"/>
              <w:left w:color="000000" w:space="0" w:sz="4" w:val="single"/>
            </w:tcBorders>
            <w:shd w:fill="auto" w:val="clear"/>
            <w:vAlign w:val="center"/>
          </w:tcPr>
          <w:p w:rsidR="00000000" w:rsidDel="00000000" w:rsidP="00000000" w:rsidRDefault="00000000" w:rsidRPr="00000000" w14:paraId="000002F9">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right w:color="000000" w:space="0" w:sz="4" w:val="single"/>
            </w:tcBorders>
            <w:shd w:fill="auto" w:val="clear"/>
            <w:vAlign w:val="center"/>
          </w:tcPr>
          <w:p w:rsidR="00000000" w:rsidDel="00000000" w:rsidP="00000000" w:rsidRDefault="00000000" w:rsidRPr="00000000" w14:paraId="000002FA">
            <w:pPr>
              <w:spacing w:after="0" w:line="240" w:lineRule="auto"/>
              <w:ind w:firstLine="0"/>
              <w:jc w:val="center"/>
              <w:rPr>
                <w:color w:val="000000"/>
              </w:rPr>
            </w:pPr>
            <w:r w:rsidDel="00000000" w:rsidR="00000000" w:rsidRPr="00000000">
              <w:rPr>
                <w:color w:val="000000"/>
                <w:rtl w:val="0"/>
              </w:rPr>
              <w:t xml:space="preserve">0.15</w:t>
            </w:r>
          </w:p>
        </w:tc>
        <w:tc>
          <w:tcPr>
            <w:tcBorders>
              <w:top w:color="000000" w:space="0" w:sz="0" w:val="nil"/>
              <w:left w:color="000000" w:space="0" w:sz="4" w:val="single"/>
            </w:tcBorders>
            <w:shd w:fill="auto" w:val="clear"/>
            <w:vAlign w:val="center"/>
          </w:tcPr>
          <w:p w:rsidR="00000000" w:rsidDel="00000000" w:rsidP="00000000" w:rsidRDefault="00000000" w:rsidRPr="00000000" w14:paraId="000002FB">
            <w:pPr>
              <w:spacing w:after="0" w:line="240" w:lineRule="auto"/>
              <w:ind w:firstLine="0"/>
              <w:jc w:val="center"/>
              <w:rPr>
                <w:color w:val="000000"/>
              </w:rPr>
            </w:pPr>
            <w:r w:rsidDel="00000000" w:rsidR="00000000" w:rsidRPr="00000000">
              <w:rPr>
                <w:color w:val="000000"/>
                <w:rtl w:val="0"/>
              </w:rPr>
              <w:t xml:space="preserve">2</w:t>
            </w:r>
          </w:p>
        </w:tc>
        <w:tc>
          <w:tcPr>
            <w:tcBorders>
              <w:top w:color="000000" w:space="0" w:sz="0" w:val="nil"/>
              <w:right w:color="000000" w:space="0" w:sz="4" w:val="single"/>
            </w:tcBorders>
            <w:shd w:fill="auto" w:val="clear"/>
            <w:vAlign w:val="center"/>
          </w:tcPr>
          <w:p w:rsidR="00000000" w:rsidDel="00000000" w:rsidP="00000000" w:rsidRDefault="00000000" w:rsidRPr="00000000" w14:paraId="000002FC">
            <w:pPr>
              <w:spacing w:after="0" w:line="240" w:lineRule="auto"/>
              <w:ind w:firstLine="0"/>
              <w:jc w:val="center"/>
              <w:rPr>
                <w:color w:val="000000"/>
              </w:rPr>
            </w:pPr>
            <w:r w:rsidDel="00000000" w:rsidR="00000000" w:rsidRPr="00000000">
              <w:rPr>
                <w:color w:val="000000"/>
                <w:rtl w:val="0"/>
              </w:rPr>
              <w:t xml:space="preserve">0.10</w:t>
            </w:r>
          </w:p>
        </w:tc>
        <w:tc>
          <w:tcPr>
            <w:tcBorders>
              <w:top w:color="000000" w:space="0" w:sz="0" w:val="nil"/>
              <w:left w:color="000000" w:space="0" w:sz="4" w:val="single"/>
            </w:tcBorders>
            <w:shd w:fill="auto" w:val="clear"/>
            <w:vAlign w:val="center"/>
          </w:tcPr>
          <w:p w:rsidR="00000000" w:rsidDel="00000000" w:rsidP="00000000" w:rsidRDefault="00000000" w:rsidRPr="00000000" w14:paraId="000002FD">
            <w:pPr>
              <w:spacing w:after="0" w:line="240" w:lineRule="auto"/>
              <w:ind w:firstLine="0"/>
              <w:jc w:val="center"/>
              <w:rPr>
                <w:color w:val="000000"/>
              </w:rPr>
            </w:pPr>
            <w:r w:rsidDel="00000000" w:rsidR="00000000" w:rsidRPr="00000000">
              <w:rPr>
                <w:color w:val="000000"/>
                <w:rtl w:val="0"/>
              </w:rPr>
              <w:t xml:space="preserve">2</w:t>
            </w:r>
          </w:p>
        </w:tc>
        <w:tc>
          <w:tcPr>
            <w:tcBorders>
              <w:top w:color="000000" w:space="0" w:sz="0" w:val="nil"/>
              <w:right w:color="000000" w:space="0" w:sz="4" w:val="single"/>
            </w:tcBorders>
            <w:shd w:fill="auto" w:val="clear"/>
            <w:vAlign w:val="center"/>
          </w:tcPr>
          <w:p w:rsidR="00000000" w:rsidDel="00000000" w:rsidP="00000000" w:rsidRDefault="00000000" w:rsidRPr="00000000" w14:paraId="000002FE">
            <w:pPr>
              <w:spacing w:after="0" w:line="240" w:lineRule="auto"/>
              <w:ind w:firstLine="0"/>
              <w:jc w:val="center"/>
              <w:rPr>
                <w:color w:val="000000"/>
              </w:rPr>
            </w:pPr>
            <w:r w:rsidDel="00000000" w:rsidR="00000000" w:rsidRPr="00000000">
              <w:rPr>
                <w:color w:val="000000"/>
                <w:rtl w:val="0"/>
              </w:rPr>
              <w:t xml:space="preserve">0.10</w:t>
            </w:r>
          </w:p>
        </w:tc>
        <w:tc>
          <w:tcPr>
            <w:tcBorders>
              <w:top w:color="000000" w:space="0" w:sz="0" w:val="nil"/>
              <w:left w:color="000000" w:space="0" w:sz="4" w:val="single"/>
            </w:tcBorders>
            <w:shd w:fill="auto" w:val="clear"/>
            <w:vAlign w:val="center"/>
          </w:tcPr>
          <w:p w:rsidR="00000000" w:rsidDel="00000000" w:rsidP="00000000" w:rsidRDefault="00000000" w:rsidRPr="00000000" w14:paraId="000002FF">
            <w:pPr>
              <w:spacing w:after="0" w:line="240" w:lineRule="auto"/>
              <w:ind w:firstLine="0"/>
              <w:jc w:val="center"/>
              <w:rPr>
                <w:color w:val="000000"/>
              </w:rPr>
            </w:pPr>
            <w:r w:rsidDel="00000000" w:rsidR="00000000" w:rsidRPr="00000000">
              <w:rPr>
                <w:color w:val="000000"/>
                <w:rtl w:val="0"/>
              </w:rPr>
              <w:t xml:space="preserve">2</w:t>
            </w:r>
          </w:p>
        </w:tc>
        <w:tc>
          <w:tcPr>
            <w:tcBorders>
              <w:top w:color="000000" w:space="0" w:sz="0" w:val="nil"/>
              <w:right w:color="000000" w:space="0" w:sz="0" w:val="nil"/>
            </w:tcBorders>
            <w:shd w:fill="auto" w:val="clear"/>
            <w:vAlign w:val="center"/>
          </w:tcPr>
          <w:p w:rsidR="00000000" w:rsidDel="00000000" w:rsidP="00000000" w:rsidRDefault="00000000" w:rsidRPr="00000000" w14:paraId="00000300">
            <w:pPr>
              <w:spacing w:after="0" w:line="240" w:lineRule="auto"/>
              <w:ind w:firstLine="0"/>
              <w:jc w:val="center"/>
              <w:rPr>
                <w:color w:val="000000"/>
              </w:rPr>
            </w:pPr>
            <w:r w:rsidDel="00000000" w:rsidR="00000000" w:rsidRPr="00000000">
              <w:rPr>
                <w:color w:val="000000"/>
                <w:rtl w:val="0"/>
              </w:rPr>
              <w:t xml:space="preserve">0.10</w:t>
            </w:r>
          </w:p>
        </w:tc>
      </w:tr>
      <w:tr>
        <w:trPr>
          <w:cantSplit w:val="0"/>
          <w:trHeight w:val="454" w:hRule="atLeast"/>
          <w:tblHeader w:val="0"/>
        </w:trPr>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1">
            <w:pPr>
              <w:spacing w:after="0" w:line="240" w:lineRule="auto"/>
              <w:ind w:firstLine="0"/>
              <w:jc w:val="left"/>
              <w:rPr>
                <w:color w:val="000000"/>
              </w:rPr>
            </w:pPr>
            <w:r w:rsidDel="00000000" w:rsidR="00000000" w:rsidRPr="00000000">
              <w:rPr>
                <w:color w:val="000000"/>
                <w:rtl w:val="0"/>
              </w:rPr>
              <w:t xml:space="preserve">Portability</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2">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0" w:val="nil"/>
              <w:left w:color="000000" w:space="0" w:sz="4" w:val="single"/>
              <w:bottom w:color="000000" w:space="0" w:sz="4" w:val="single"/>
            </w:tcBorders>
            <w:shd w:fill="auto" w:val="clear"/>
            <w:vAlign w:val="center"/>
          </w:tcPr>
          <w:p w:rsidR="00000000" w:rsidDel="00000000" w:rsidP="00000000" w:rsidRDefault="00000000" w:rsidRPr="00000000" w14:paraId="00000303">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4">
            <w:pPr>
              <w:spacing w:after="0" w:line="240" w:lineRule="auto"/>
              <w:ind w:firstLine="0"/>
              <w:jc w:val="center"/>
              <w:rPr>
                <w:color w:val="000000"/>
              </w:rPr>
            </w:pPr>
            <w:r w:rsidDel="00000000" w:rsidR="00000000" w:rsidRPr="00000000">
              <w:rPr>
                <w:color w:val="000000"/>
                <w:rtl w:val="0"/>
              </w:rPr>
              <w:t xml:space="preserve">0.15</w:t>
            </w:r>
          </w:p>
        </w:tc>
        <w:tc>
          <w:tcPr>
            <w:tcBorders>
              <w:top w:color="000000" w:space="0" w:sz="0" w:val="nil"/>
              <w:left w:color="000000" w:space="0" w:sz="4" w:val="single"/>
              <w:bottom w:color="000000" w:space="0" w:sz="4" w:val="single"/>
            </w:tcBorders>
            <w:shd w:fill="auto" w:val="clear"/>
            <w:vAlign w:val="center"/>
          </w:tcPr>
          <w:p w:rsidR="00000000" w:rsidDel="00000000" w:rsidP="00000000" w:rsidRDefault="00000000" w:rsidRPr="00000000" w14:paraId="00000305">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6">
            <w:pPr>
              <w:spacing w:after="0" w:line="240" w:lineRule="auto"/>
              <w:ind w:firstLine="0"/>
              <w:jc w:val="center"/>
              <w:rPr>
                <w:color w:val="000000"/>
              </w:rPr>
            </w:pPr>
            <w:r w:rsidDel="00000000" w:rsidR="00000000" w:rsidRPr="00000000">
              <w:rPr>
                <w:color w:val="000000"/>
                <w:rtl w:val="0"/>
              </w:rPr>
              <w:t xml:space="preserve">0.15</w:t>
            </w:r>
          </w:p>
        </w:tc>
        <w:tc>
          <w:tcPr>
            <w:tcBorders>
              <w:top w:color="000000" w:space="0" w:sz="0" w:val="nil"/>
              <w:left w:color="000000" w:space="0" w:sz="4" w:val="single"/>
              <w:bottom w:color="000000" w:space="0" w:sz="4" w:val="single"/>
            </w:tcBorders>
            <w:shd w:fill="auto" w:val="clear"/>
            <w:vAlign w:val="center"/>
          </w:tcPr>
          <w:p w:rsidR="00000000" w:rsidDel="00000000" w:rsidP="00000000" w:rsidRDefault="00000000" w:rsidRPr="00000000" w14:paraId="00000307">
            <w:pPr>
              <w:spacing w:after="0" w:line="240" w:lineRule="auto"/>
              <w:ind w:firstLine="0"/>
              <w:jc w:val="center"/>
              <w:rPr>
                <w:color w:val="000000"/>
              </w:rPr>
            </w:pPr>
            <w:r w:rsidDel="00000000" w:rsidR="00000000" w:rsidRPr="00000000">
              <w:rPr>
                <w:color w:val="000000"/>
                <w:rtl w:val="0"/>
              </w:rPr>
              <w:t xml:space="preserve">4</w:t>
            </w:r>
          </w:p>
        </w:tc>
        <w:tc>
          <w:tcPr>
            <w:tcBorders>
              <w:top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8">
            <w:pPr>
              <w:spacing w:after="0" w:line="240" w:lineRule="auto"/>
              <w:ind w:firstLine="0"/>
              <w:jc w:val="center"/>
              <w:rPr>
                <w:color w:val="000000"/>
              </w:rPr>
            </w:pPr>
            <w:r w:rsidDel="00000000" w:rsidR="00000000" w:rsidRPr="00000000">
              <w:rPr>
                <w:color w:val="000000"/>
                <w:rtl w:val="0"/>
              </w:rPr>
              <w:t xml:space="preserve">0.20</w:t>
            </w:r>
          </w:p>
        </w:tc>
        <w:tc>
          <w:tcPr>
            <w:tcBorders>
              <w:top w:color="000000" w:space="0" w:sz="0" w:val="nil"/>
              <w:left w:color="000000" w:space="0" w:sz="4" w:val="single"/>
              <w:bottom w:color="000000" w:space="0" w:sz="4" w:val="single"/>
            </w:tcBorders>
            <w:shd w:fill="auto" w:val="clear"/>
            <w:vAlign w:val="center"/>
          </w:tcPr>
          <w:p w:rsidR="00000000" w:rsidDel="00000000" w:rsidP="00000000" w:rsidRDefault="00000000" w:rsidRPr="00000000" w14:paraId="00000309">
            <w:pPr>
              <w:spacing w:after="0" w:line="240" w:lineRule="auto"/>
              <w:ind w:firstLine="0"/>
              <w:jc w:val="center"/>
              <w:rPr>
                <w:color w:val="000000"/>
              </w:rPr>
            </w:pPr>
            <w:r w:rsidDel="00000000" w:rsidR="00000000" w:rsidRPr="00000000">
              <w:rPr>
                <w:color w:val="000000"/>
                <w:rtl w:val="0"/>
              </w:rPr>
              <w:t xml:space="preserve">1</w:t>
            </w:r>
          </w:p>
        </w:tc>
        <w:tc>
          <w:tcPr>
            <w:tcBorders>
              <w:top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0A">
            <w:pPr>
              <w:spacing w:after="0" w:line="240" w:lineRule="auto"/>
              <w:ind w:firstLine="0"/>
              <w:jc w:val="center"/>
              <w:rPr>
                <w:color w:val="000000"/>
              </w:rPr>
            </w:pPr>
            <w:r w:rsidDel="00000000" w:rsidR="00000000" w:rsidRPr="00000000">
              <w:rPr>
                <w:color w:val="000000"/>
                <w:rtl w:val="0"/>
              </w:rPr>
              <w:t xml:space="preserve">0.05</w:t>
            </w:r>
          </w:p>
        </w:tc>
      </w:tr>
      <w:tr>
        <w:trPr>
          <w:cantSplit w:val="0"/>
          <w:trHeight w:val="601" w:hRule="atLeast"/>
          <w:tblHeader w:val="0"/>
        </w:trPr>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0B">
            <w:pPr>
              <w:spacing w:after="0" w:line="240" w:lineRule="auto"/>
              <w:ind w:firstLine="0"/>
              <w:jc w:val="center"/>
              <w:rPr>
                <w:color w:val="000000"/>
              </w:rPr>
            </w:pP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C">
            <w:pPr>
              <w:spacing w:after="0" w:line="240" w:lineRule="auto"/>
              <w:ind w:firstLine="0"/>
              <w:jc w:val="center"/>
              <w:rPr>
                <w:color w:val="000000"/>
              </w:rPr>
            </w:pPr>
            <w:r w:rsidDel="00000000" w:rsidR="00000000" w:rsidRPr="00000000">
              <w:rPr>
                <w:color w:val="000000"/>
                <w:rtl w:val="0"/>
              </w:rPr>
              <w:t xml:space="preserve">Total</w:t>
              <w:br w:type="textWrapping"/>
              <w:t xml:space="preserve">Score</w:t>
            </w:r>
          </w:p>
        </w:tc>
        <w:tc>
          <w:tcPr>
            <w:gridSpan w:val="2"/>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0D">
            <w:pPr>
              <w:spacing w:after="0" w:line="240" w:lineRule="auto"/>
              <w:ind w:firstLine="0"/>
              <w:jc w:val="center"/>
              <w:rPr>
                <w:color w:val="000000"/>
              </w:rPr>
            </w:pPr>
            <w:r w:rsidDel="00000000" w:rsidR="00000000" w:rsidRPr="00000000">
              <w:rPr>
                <w:color w:val="000000"/>
                <w:rtl w:val="0"/>
              </w:rPr>
              <w:t xml:space="preserve">3.00</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30F">
            <w:pPr>
              <w:spacing w:after="0" w:line="240" w:lineRule="auto"/>
              <w:ind w:firstLine="0"/>
              <w:jc w:val="center"/>
              <w:rPr>
                <w:color w:val="000000"/>
              </w:rPr>
            </w:pPr>
            <w:r w:rsidDel="00000000" w:rsidR="00000000" w:rsidRPr="00000000">
              <w:rPr>
                <w:color w:val="000000"/>
                <w:rtl w:val="0"/>
              </w:rPr>
              <w:t xml:space="preserve">3.20</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311">
            <w:pPr>
              <w:spacing w:after="0" w:line="240" w:lineRule="auto"/>
              <w:ind w:firstLine="0"/>
              <w:jc w:val="center"/>
              <w:rPr>
                <w:color w:val="000000"/>
              </w:rPr>
            </w:pPr>
            <w:r w:rsidDel="00000000" w:rsidR="00000000" w:rsidRPr="00000000">
              <w:rPr>
                <w:color w:val="000000"/>
                <w:rtl w:val="0"/>
              </w:rPr>
              <w:t xml:space="preserve">2.36</w:t>
            </w:r>
          </w:p>
        </w:tc>
        <w:tc>
          <w:tcPr>
            <w:gridSpan w:val="2"/>
            <w:tcBorders>
              <w:top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313">
            <w:pPr>
              <w:spacing w:after="0" w:line="240" w:lineRule="auto"/>
              <w:ind w:firstLine="0"/>
              <w:jc w:val="center"/>
              <w:rPr>
                <w:color w:val="000000"/>
              </w:rPr>
            </w:pPr>
            <w:r w:rsidDel="00000000" w:rsidR="00000000" w:rsidRPr="00000000">
              <w:rPr>
                <w:color w:val="000000"/>
                <w:rtl w:val="0"/>
              </w:rPr>
              <w:t xml:space="preserve">3.06</w:t>
            </w:r>
          </w:p>
        </w:tc>
      </w:tr>
      <w:tr>
        <w:trPr>
          <w:cantSplit w:val="0"/>
          <w:trHeight w:val="340" w:hRule="atLeast"/>
          <w:tblHeader w:val="0"/>
        </w:trPr>
        <w:tc>
          <w:tcPr>
            <w:tcBorders>
              <w:left w:color="000000" w:space="0" w:sz="0" w:val="nil"/>
              <w:right w:color="000000" w:space="0" w:sz="4" w:val="single"/>
            </w:tcBorders>
            <w:shd w:fill="auto" w:val="clear"/>
            <w:vAlign w:val="center"/>
          </w:tcPr>
          <w:p w:rsidR="00000000" w:rsidDel="00000000" w:rsidP="00000000" w:rsidRDefault="00000000" w:rsidRPr="00000000" w14:paraId="00000315">
            <w:pPr>
              <w:spacing w:after="0" w:line="240" w:lineRule="auto"/>
              <w:ind w:firstLine="0"/>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6">
            <w:pPr>
              <w:spacing w:after="0" w:line="240" w:lineRule="auto"/>
              <w:ind w:firstLine="0"/>
              <w:jc w:val="center"/>
              <w:rPr>
                <w:color w:val="000000"/>
              </w:rPr>
            </w:pPr>
            <w:r w:rsidDel="00000000" w:rsidR="00000000" w:rsidRPr="00000000">
              <w:rPr>
                <w:color w:val="000000"/>
                <w:rtl w:val="0"/>
              </w:rPr>
              <w:t xml:space="preserve">Rank</w:t>
            </w:r>
          </w:p>
        </w:tc>
        <w:tc>
          <w:tcPr>
            <w:gridSpan w:val="2"/>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17">
            <w:pPr>
              <w:spacing w:after="0" w:line="240" w:lineRule="auto"/>
              <w:ind w:firstLine="0"/>
              <w:jc w:val="center"/>
              <w:rPr>
                <w:color w:val="000000"/>
              </w:rPr>
            </w:pPr>
            <w:r w:rsidDel="00000000" w:rsidR="00000000" w:rsidRPr="00000000">
              <w:rPr>
                <w:color w:val="000000"/>
                <w:rtl w:val="0"/>
              </w:rPr>
              <w:t xml:space="preserve">6</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319">
            <w:pPr>
              <w:spacing w:after="0" w:line="240" w:lineRule="auto"/>
              <w:ind w:firstLine="0"/>
              <w:jc w:val="center"/>
              <w:rPr>
                <w:color w:val="000000"/>
              </w:rPr>
            </w:pPr>
            <w:r w:rsidDel="00000000" w:rsidR="00000000" w:rsidRPr="00000000">
              <w:rPr>
                <w:color w:val="000000"/>
                <w:rtl w:val="0"/>
              </w:rPr>
              <w:t xml:space="preserve">4</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31B">
            <w:pPr>
              <w:spacing w:after="0" w:line="240" w:lineRule="auto"/>
              <w:ind w:firstLine="0"/>
              <w:jc w:val="center"/>
              <w:rPr>
                <w:color w:val="000000"/>
              </w:rPr>
            </w:pPr>
            <w:r w:rsidDel="00000000" w:rsidR="00000000" w:rsidRPr="00000000">
              <w:rPr>
                <w:color w:val="000000"/>
                <w:rtl w:val="0"/>
              </w:rPr>
              <w:t xml:space="preserve">7</w:t>
            </w:r>
          </w:p>
        </w:tc>
        <w:tc>
          <w:tcPr>
            <w:gridSpan w:val="2"/>
            <w:tcBorders>
              <w:top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31D">
            <w:pPr>
              <w:spacing w:after="0" w:line="240" w:lineRule="auto"/>
              <w:ind w:firstLine="0"/>
              <w:jc w:val="center"/>
              <w:rPr>
                <w:color w:val="000000"/>
              </w:rPr>
            </w:pPr>
            <w:r w:rsidDel="00000000" w:rsidR="00000000" w:rsidRPr="00000000">
              <w:rPr>
                <w:color w:val="000000"/>
                <w:rtl w:val="0"/>
              </w:rPr>
              <w:t xml:space="preserve">5</w:t>
            </w:r>
          </w:p>
        </w:tc>
      </w:tr>
      <w:tr>
        <w:trPr>
          <w:cantSplit w:val="0"/>
          <w:trHeight w:val="340" w:hRule="atLeast"/>
          <w:tblHeader w:val="0"/>
        </w:trPr>
        <w:tc>
          <w:tcPr>
            <w:tcBorders>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F">
            <w:pPr>
              <w:spacing w:after="0" w:line="240" w:lineRule="auto"/>
              <w:ind w:firstLine="0"/>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0">
            <w:pPr>
              <w:spacing w:after="0" w:line="240" w:lineRule="auto"/>
              <w:ind w:firstLine="0"/>
              <w:jc w:val="center"/>
              <w:rPr>
                <w:color w:val="000000"/>
              </w:rPr>
            </w:pPr>
            <w:r w:rsidDel="00000000" w:rsidR="00000000" w:rsidRPr="00000000">
              <w:rPr>
                <w:color w:val="000000"/>
                <w:rtl w:val="0"/>
              </w:rPr>
              <w:t xml:space="preserve">Status</w:t>
            </w:r>
          </w:p>
        </w:tc>
        <w:tc>
          <w:tcPr>
            <w:gridSpan w:val="2"/>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21">
            <w:pPr>
              <w:spacing w:after="0" w:line="240" w:lineRule="auto"/>
              <w:ind w:firstLine="0"/>
              <w:jc w:val="center"/>
              <w:rPr>
                <w:color w:val="000000"/>
              </w:rPr>
            </w:pPr>
            <w:r w:rsidDel="00000000" w:rsidR="00000000" w:rsidRPr="00000000">
              <w:rPr>
                <w:color w:val="000000"/>
                <w:rtl w:val="0"/>
              </w:rPr>
              <w:t xml:space="preserve">No</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323">
            <w:pPr>
              <w:spacing w:after="0" w:line="240" w:lineRule="auto"/>
              <w:ind w:firstLine="0"/>
              <w:jc w:val="center"/>
              <w:rPr>
                <w:color w:val="000000"/>
              </w:rPr>
            </w:pPr>
            <w:r w:rsidDel="00000000" w:rsidR="00000000" w:rsidRPr="00000000">
              <w:rPr>
                <w:color w:val="000000"/>
                <w:rtl w:val="0"/>
              </w:rPr>
              <w:t xml:space="preserve">No</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325">
            <w:pPr>
              <w:spacing w:after="0" w:line="240" w:lineRule="auto"/>
              <w:ind w:firstLine="0"/>
              <w:jc w:val="center"/>
              <w:rPr>
                <w:color w:val="000000"/>
              </w:rPr>
            </w:pPr>
            <w:r w:rsidDel="00000000" w:rsidR="00000000" w:rsidRPr="00000000">
              <w:rPr>
                <w:color w:val="000000"/>
                <w:rtl w:val="0"/>
              </w:rPr>
              <w:t xml:space="preserve">No</w:t>
            </w:r>
          </w:p>
        </w:tc>
        <w:tc>
          <w:tcPr>
            <w:gridSpan w:val="2"/>
            <w:tcBorders>
              <w:top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327">
            <w:pPr>
              <w:spacing w:after="0" w:line="240" w:lineRule="auto"/>
              <w:ind w:firstLine="0"/>
              <w:jc w:val="center"/>
              <w:rPr>
                <w:color w:val="000000"/>
              </w:rPr>
            </w:pPr>
            <w:r w:rsidDel="00000000" w:rsidR="00000000" w:rsidRPr="00000000">
              <w:rPr>
                <w:color w:val="000000"/>
                <w:rtl w:val="0"/>
              </w:rPr>
              <w:t xml:space="preserve">No</w:t>
            </w:r>
          </w:p>
        </w:tc>
      </w:tr>
    </w:tbl>
    <w:p w:rsidR="00000000" w:rsidDel="00000000" w:rsidP="00000000" w:rsidRDefault="00000000" w:rsidRPr="00000000" w14:paraId="00000329">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32A">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578"/>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Table 7: Concept Selection of Cleaning.</w:t>
      </w:r>
    </w:p>
    <w:tbl>
      <w:tblPr>
        <w:tblStyle w:val="Table8"/>
        <w:tblpPr w:leftFromText="141" w:rightFromText="141" w:topFromText="0" w:bottomFromText="0" w:vertAnchor="page" w:horzAnchor="margin" w:tblpX="0" w:tblpY="1873"/>
        <w:tblW w:w="8521.0" w:type="dxa"/>
        <w:jc w:val="left"/>
        <w:tblLayout w:type="fixed"/>
        <w:tblLook w:val="0400"/>
      </w:tblPr>
      <w:tblGrid>
        <w:gridCol w:w="1843"/>
        <w:gridCol w:w="1142"/>
        <w:gridCol w:w="650"/>
        <w:gridCol w:w="734"/>
        <w:gridCol w:w="650"/>
        <w:gridCol w:w="734"/>
        <w:gridCol w:w="650"/>
        <w:gridCol w:w="734"/>
        <w:gridCol w:w="650"/>
        <w:gridCol w:w="734"/>
        <w:tblGridChange w:id="0">
          <w:tblGrid>
            <w:gridCol w:w="1843"/>
            <w:gridCol w:w="1142"/>
            <w:gridCol w:w="650"/>
            <w:gridCol w:w="734"/>
            <w:gridCol w:w="650"/>
            <w:gridCol w:w="734"/>
            <w:gridCol w:w="650"/>
            <w:gridCol w:w="734"/>
            <w:gridCol w:w="650"/>
            <w:gridCol w:w="734"/>
          </w:tblGrid>
        </w:tblGridChange>
      </w:tblGrid>
      <w:tr>
        <w:trPr>
          <w:cantSplit w:val="0"/>
          <w:trHeight w:val="340" w:hRule="atLeast"/>
          <w:tblHeader w:val="0"/>
        </w:trPr>
        <w:tc>
          <w:tcPr>
            <w:tcBorders>
              <w:top w:color="000000" w:space="0" w:sz="4" w:val="single"/>
              <w:left w:color="000000" w:space="0" w:sz="0" w:val="nil"/>
              <w:bottom w:color="000000" w:space="0" w:sz="4" w:val="single"/>
            </w:tcBorders>
            <w:shd w:fill="auto" w:val="clear"/>
            <w:vAlign w:val="center"/>
          </w:tcPr>
          <w:p w:rsidR="00000000" w:rsidDel="00000000" w:rsidP="00000000" w:rsidRDefault="00000000" w:rsidRPr="00000000" w14:paraId="0000032B">
            <w:pPr>
              <w:spacing w:after="0" w:line="240" w:lineRule="auto"/>
              <w:ind w:firstLine="0"/>
              <w:jc w:val="left"/>
              <w:rPr>
                <w:b w:val="1"/>
                <w:color w:val="000000"/>
              </w:rPr>
            </w:pPr>
            <w:r w:rsidDel="00000000" w:rsidR="00000000" w:rsidRPr="00000000">
              <w:rPr>
                <w:b w:val="1"/>
                <w:color w:val="000000"/>
                <w:rtl w:val="0"/>
              </w:rPr>
              <w:t xml:space="preserve">Concepts </w:t>
            </w:r>
          </w:p>
        </w:tc>
        <w:tc>
          <w:tcPr>
            <w:tcBorders>
              <w:top w:color="000000" w:space="0" w:sz="4" w:val="single"/>
              <w:bottom w:color="000000" w:space="0" w:sz="4" w:val="single"/>
            </w:tcBorders>
            <w:shd w:fill="auto" w:val="clear"/>
            <w:vAlign w:val="center"/>
          </w:tcPr>
          <w:p w:rsidR="00000000" w:rsidDel="00000000" w:rsidP="00000000" w:rsidRDefault="00000000" w:rsidRPr="00000000" w14:paraId="0000032C">
            <w:pPr>
              <w:spacing w:after="0" w:line="240" w:lineRule="auto"/>
              <w:ind w:firstLine="0"/>
              <w:jc w:val="left"/>
              <w:rPr>
                <w:b w:val="1"/>
                <w:color w:val="000000"/>
              </w:rPr>
            </w:pPr>
            <w:r w:rsidDel="00000000" w:rsidR="00000000" w:rsidRPr="00000000">
              <w:rPr>
                <w:b w:val="1"/>
                <w:color w:val="000000"/>
                <w:rtl w:val="0"/>
              </w:rPr>
              <w:t xml:space="preserve"> </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32D">
            <w:pPr>
              <w:spacing w:after="0" w:line="240" w:lineRule="auto"/>
              <w:ind w:firstLine="0"/>
              <w:jc w:val="center"/>
              <w:rPr>
                <w:b w:val="1"/>
                <w:color w:val="000000"/>
              </w:rPr>
            </w:pPr>
            <w:r w:rsidDel="00000000" w:rsidR="00000000" w:rsidRPr="00000000">
              <w:rPr>
                <w:b w:val="1"/>
                <w:color w:val="000000"/>
                <w:rtl w:val="0"/>
              </w:rPr>
              <w:t xml:space="preserve">2E</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32F">
            <w:pPr>
              <w:spacing w:after="0" w:line="240" w:lineRule="auto"/>
              <w:ind w:firstLine="0"/>
              <w:jc w:val="center"/>
              <w:rPr>
                <w:b w:val="1"/>
                <w:color w:val="000000"/>
              </w:rPr>
            </w:pPr>
            <w:r w:rsidDel="00000000" w:rsidR="00000000" w:rsidRPr="00000000">
              <w:rPr>
                <w:b w:val="1"/>
                <w:color w:val="000000"/>
                <w:rtl w:val="0"/>
              </w:rPr>
              <w:t xml:space="preserve">2F</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331">
            <w:pPr>
              <w:spacing w:after="0" w:line="240" w:lineRule="auto"/>
              <w:ind w:firstLine="0"/>
              <w:jc w:val="center"/>
              <w:rPr>
                <w:b w:val="1"/>
                <w:color w:val="000000"/>
              </w:rPr>
            </w:pPr>
            <w:r w:rsidDel="00000000" w:rsidR="00000000" w:rsidRPr="00000000">
              <w:rPr>
                <w:b w:val="1"/>
                <w:color w:val="000000"/>
                <w:rtl w:val="0"/>
              </w:rPr>
              <w:t xml:space="preserve">2G</w:t>
            </w:r>
          </w:p>
        </w:tc>
        <w:tc>
          <w:tcPr>
            <w:gridSpan w:val="2"/>
            <w:tcBorders>
              <w:top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333">
            <w:pPr>
              <w:spacing w:after="0" w:line="240" w:lineRule="auto"/>
              <w:ind w:firstLine="0"/>
              <w:jc w:val="center"/>
              <w:rPr>
                <w:b w:val="1"/>
                <w:color w:val="000000"/>
              </w:rPr>
            </w:pPr>
            <w:r w:rsidDel="00000000" w:rsidR="00000000" w:rsidRPr="00000000">
              <w:rPr>
                <w:b w:val="1"/>
                <w:color w:val="000000"/>
                <w:rtl w:val="0"/>
              </w:rPr>
              <w:t xml:space="preserve">2H</w:t>
            </w:r>
          </w:p>
        </w:tc>
      </w:tr>
      <w:tr>
        <w:trPr>
          <w:cantSplit w:val="1"/>
          <w:trHeight w:val="981" w:hRule="atLeast"/>
          <w:tblHeader w:val="0"/>
        </w:trPr>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5">
            <w:pPr>
              <w:spacing w:after="0" w:line="240" w:lineRule="auto"/>
              <w:ind w:firstLine="0"/>
              <w:jc w:val="center"/>
              <w:rPr>
                <w:b w:val="1"/>
                <w:color w:val="000000"/>
              </w:rPr>
            </w:pPr>
            <w:r w:rsidDel="00000000" w:rsidR="00000000" w:rsidRPr="00000000">
              <w:rPr>
                <w:b w:val="1"/>
                <w:color w:val="000000"/>
                <w:rtl w:val="0"/>
              </w:rPr>
              <w:t xml:space="preserve">Selection Criteria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6">
            <w:pPr>
              <w:spacing w:after="0" w:line="240" w:lineRule="auto"/>
              <w:ind w:left="113" w:right="113" w:firstLine="0"/>
              <w:jc w:val="center"/>
              <w:rPr>
                <w:color w:val="000000"/>
              </w:rPr>
            </w:pPr>
            <w:r w:rsidDel="00000000" w:rsidR="00000000" w:rsidRPr="00000000">
              <w:rPr>
                <w:color w:val="000000"/>
                <w:rtl w:val="0"/>
              </w:rPr>
              <w:t xml:space="preserve">Weight</w:t>
              <w:br w:type="textWrapping"/>
              <w:t xml:space="preserve">[%]</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37">
            <w:pPr>
              <w:spacing w:after="0" w:line="240" w:lineRule="auto"/>
              <w:ind w:left="113" w:right="113" w:firstLine="0"/>
              <w:jc w:val="center"/>
              <w:rPr>
                <w:color w:val="000000"/>
              </w:rPr>
            </w:pPr>
            <w:r w:rsidDel="00000000" w:rsidR="00000000" w:rsidRPr="00000000">
              <w:rPr>
                <w:color w:val="000000"/>
                <w:rtl w:val="0"/>
              </w:rPr>
              <w:t xml:space="preserve">Rating</w:t>
            </w:r>
          </w:p>
        </w:tc>
        <w:tc>
          <w:tcPr>
            <w:tcBorders>
              <w:top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8">
            <w:pPr>
              <w:spacing w:after="0" w:line="240" w:lineRule="auto"/>
              <w:ind w:left="113" w:right="113" w:firstLine="0"/>
              <w:jc w:val="center"/>
              <w:rPr>
                <w:color w:val="000000"/>
              </w:rPr>
            </w:pPr>
            <w:r w:rsidDel="00000000" w:rsidR="00000000" w:rsidRPr="00000000">
              <w:rPr>
                <w:color w:val="000000"/>
                <w:rtl w:val="0"/>
              </w:rPr>
              <w:t xml:space="preserve">Score</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39">
            <w:pPr>
              <w:spacing w:after="0" w:line="240" w:lineRule="auto"/>
              <w:ind w:left="113" w:right="113" w:firstLine="0"/>
              <w:jc w:val="center"/>
              <w:rPr>
                <w:color w:val="000000"/>
              </w:rPr>
            </w:pPr>
            <w:r w:rsidDel="00000000" w:rsidR="00000000" w:rsidRPr="00000000">
              <w:rPr>
                <w:color w:val="000000"/>
                <w:rtl w:val="0"/>
              </w:rPr>
              <w:t xml:space="preserve">Rating</w:t>
            </w:r>
          </w:p>
        </w:tc>
        <w:tc>
          <w:tcPr>
            <w:tcBorders>
              <w:top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A">
            <w:pPr>
              <w:spacing w:after="0" w:line="240" w:lineRule="auto"/>
              <w:ind w:left="113" w:right="113" w:firstLine="0"/>
              <w:jc w:val="center"/>
              <w:rPr>
                <w:color w:val="000000"/>
              </w:rPr>
            </w:pPr>
            <w:r w:rsidDel="00000000" w:rsidR="00000000" w:rsidRPr="00000000">
              <w:rPr>
                <w:color w:val="000000"/>
                <w:rtl w:val="0"/>
              </w:rPr>
              <w:t xml:space="preserve">Score</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3B">
            <w:pPr>
              <w:spacing w:after="0" w:line="240" w:lineRule="auto"/>
              <w:ind w:left="113" w:right="113" w:firstLine="0"/>
              <w:jc w:val="center"/>
              <w:rPr>
                <w:color w:val="000000"/>
              </w:rPr>
            </w:pPr>
            <w:r w:rsidDel="00000000" w:rsidR="00000000" w:rsidRPr="00000000">
              <w:rPr>
                <w:color w:val="000000"/>
                <w:rtl w:val="0"/>
              </w:rPr>
              <w:t xml:space="preserve">Rating</w:t>
            </w:r>
          </w:p>
        </w:tc>
        <w:tc>
          <w:tcPr>
            <w:tcBorders>
              <w:top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C">
            <w:pPr>
              <w:spacing w:after="0" w:line="240" w:lineRule="auto"/>
              <w:ind w:left="113" w:right="113" w:firstLine="0"/>
              <w:jc w:val="center"/>
              <w:rPr>
                <w:color w:val="000000"/>
              </w:rPr>
            </w:pPr>
            <w:r w:rsidDel="00000000" w:rsidR="00000000" w:rsidRPr="00000000">
              <w:rPr>
                <w:color w:val="000000"/>
                <w:rtl w:val="0"/>
              </w:rPr>
              <w:t xml:space="preserve">Score</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3D">
            <w:pPr>
              <w:spacing w:after="0" w:line="240" w:lineRule="auto"/>
              <w:ind w:left="113" w:right="113" w:firstLine="0"/>
              <w:jc w:val="center"/>
              <w:rPr>
                <w:color w:val="000000"/>
              </w:rPr>
            </w:pPr>
            <w:r w:rsidDel="00000000" w:rsidR="00000000" w:rsidRPr="00000000">
              <w:rPr>
                <w:color w:val="000000"/>
                <w:rtl w:val="0"/>
              </w:rPr>
              <w:t xml:space="preserve">Rating</w:t>
            </w:r>
          </w:p>
        </w:tc>
        <w:tc>
          <w:tcPr>
            <w:tcBorders>
              <w:top w:color="000000" w:space="0" w:sz="4" w:val="single"/>
              <w:bottom w:color="000000" w:space="0" w:sz="4" w:val="single"/>
            </w:tcBorders>
            <w:shd w:fill="auto" w:val="clear"/>
            <w:vAlign w:val="center"/>
          </w:tcPr>
          <w:p w:rsidR="00000000" w:rsidDel="00000000" w:rsidP="00000000" w:rsidRDefault="00000000" w:rsidRPr="00000000" w14:paraId="0000033E">
            <w:pPr>
              <w:spacing w:after="0" w:line="240" w:lineRule="auto"/>
              <w:ind w:left="113" w:right="113" w:firstLine="0"/>
              <w:jc w:val="center"/>
              <w:rPr>
                <w:color w:val="000000"/>
              </w:rPr>
            </w:pPr>
            <w:r w:rsidDel="00000000" w:rsidR="00000000" w:rsidRPr="00000000">
              <w:rPr>
                <w:color w:val="000000"/>
                <w:rtl w:val="0"/>
              </w:rPr>
              <w:t xml:space="preserve">Score</w:t>
            </w:r>
          </w:p>
        </w:tc>
      </w:tr>
      <w:tr>
        <w:trPr>
          <w:cantSplit w:val="0"/>
          <w:trHeight w:val="454" w:hRule="atLeast"/>
          <w:tblHeader w:val="0"/>
        </w:trPr>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3F">
            <w:pPr>
              <w:spacing w:after="0" w:line="240" w:lineRule="auto"/>
              <w:ind w:firstLine="0"/>
              <w:jc w:val="left"/>
              <w:rPr>
                <w:color w:val="000000"/>
              </w:rPr>
            </w:pPr>
            <w:r w:rsidDel="00000000" w:rsidR="00000000" w:rsidRPr="00000000">
              <w:rPr>
                <w:color w:val="000000"/>
                <w:rtl w:val="0"/>
              </w:rPr>
              <w:t xml:space="preserve">Worker Safety</w:t>
            </w:r>
          </w:p>
        </w:tc>
        <w:tc>
          <w:tcPr>
            <w:tcBorders>
              <w:top w:color="000000" w:space="0" w:sz="4" w:val="single"/>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340">
            <w:pPr>
              <w:spacing w:after="0" w:line="240" w:lineRule="auto"/>
              <w:ind w:firstLine="0"/>
              <w:jc w:val="center"/>
              <w:rPr>
                <w:color w:val="000000"/>
              </w:rPr>
            </w:pPr>
            <w:r w:rsidDel="00000000" w:rsidR="00000000" w:rsidRPr="00000000">
              <w:rPr>
                <w:color w:val="000000"/>
                <w:rtl w:val="0"/>
              </w:rPr>
              <w:t xml:space="preserve">20</w:t>
            </w:r>
          </w:p>
        </w:tc>
        <w:tc>
          <w:tcPr>
            <w:tcBorders>
              <w:top w:color="000000" w:space="0" w:sz="4" w:val="single"/>
              <w:left w:color="000000" w:space="0" w:sz="4" w:val="single"/>
              <w:bottom w:color="000000" w:space="0" w:sz="0" w:val="nil"/>
            </w:tcBorders>
            <w:shd w:fill="auto" w:val="clear"/>
            <w:vAlign w:val="center"/>
          </w:tcPr>
          <w:p w:rsidR="00000000" w:rsidDel="00000000" w:rsidP="00000000" w:rsidRDefault="00000000" w:rsidRPr="00000000" w14:paraId="00000341">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342">
            <w:pPr>
              <w:spacing w:after="0" w:line="240" w:lineRule="auto"/>
              <w:ind w:firstLine="0"/>
              <w:jc w:val="center"/>
              <w:rPr>
                <w:color w:val="000000"/>
              </w:rPr>
            </w:pPr>
            <w:r w:rsidDel="00000000" w:rsidR="00000000" w:rsidRPr="00000000">
              <w:rPr>
                <w:color w:val="000000"/>
                <w:rtl w:val="0"/>
              </w:rPr>
              <w:t xml:space="preserve">1.00</w:t>
            </w:r>
          </w:p>
        </w:tc>
        <w:tc>
          <w:tcPr>
            <w:tcBorders>
              <w:top w:color="000000" w:space="0" w:sz="4" w:val="single"/>
              <w:left w:color="000000" w:space="0" w:sz="4" w:val="single"/>
              <w:bottom w:color="000000" w:space="0" w:sz="0" w:val="nil"/>
            </w:tcBorders>
            <w:shd w:fill="auto" w:val="clear"/>
            <w:vAlign w:val="center"/>
          </w:tcPr>
          <w:p w:rsidR="00000000" w:rsidDel="00000000" w:rsidP="00000000" w:rsidRDefault="00000000" w:rsidRPr="00000000" w14:paraId="00000343">
            <w:pPr>
              <w:spacing w:after="0" w:line="240" w:lineRule="auto"/>
              <w:ind w:firstLine="0"/>
              <w:jc w:val="center"/>
              <w:rPr>
                <w:color w:val="000000"/>
              </w:rPr>
            </w:pPr>
            <w:r w:rsidDel="00000000" w:rsidR="00000000" w:rsidRPr="00000000">
              <w:rPr>
                <w:color w:val="000000"/>
                <w:rtl w:val="0"/>
              </w:rPr>
              <w:t xml:space="preserve">4</w:t>
            </w:r>
          </w:p>
        </w:tc>
        <w:tc>
          <w:tcPr>
            <w:tcBorders>
              <w:top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344">
            <w:pPr>
              <w:spacing w:after="0" w:line="240" w:lineRule="auto"/>
              <w:ind w:firstLine="0"/>
              <w:jc w:val="center"/>
              <w:rPr>
                <w:color w:val="000000"/>
              </w:rPr>
            </w:pPr>
            <w:r w:rsidDel="00000000" w:rsidR="00000000" w:rsidRPr="00000000">
              <w:rPr>
                <w:color w:val="000000"/>
                <w:rtl w:val="0"/>
              </w:rPr>
              <w:t xml:space="preserve">0.80</w:t>
            </w:r>
          </w:p>
        </w:tc>
        <w:tc>
          <w:tcPr>
            <w:tcBorders>
              <w:top w:color="000000" w:space="0" w:sz="4" w:val="single"/>
              <w:left w:color="000000" w:space="0" w:sz="4" w:val="single"/>
              <w:bottom w:color="000000" w:space="0" w:sz="0" w:val="nil"/>
            </w:tcBorders>
            <w:shd w:fill="auto" w:val="clear"/>
            <w:vAlign w:val="center"/>
          </w:tcPr>
          <w:p w:rsidR="00000000" w:rsidDel="00000000" w:rsidP="00000000" w:rsidRDefault="00000000" w:rsidRPr="00000000" w14:paraId="00000345">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346">
            <w:pPr>
              <w:spacing w:after="0" w:line="240" w:lineRule="auto"/>
              <w:ind w:firstLine="0"/>
              <w:jc w:val="center"/>
              <w:rPr>
                <w:color w:val="000000"/>
              </w:rPr>
            </w:pPr>
            <w:r w:rsidDel="00000000" w:rsidR="00000000" w:rsidRPr="00000000">
              <w:rPr>
                <w:color w:val="000000"/>
                <w:rtl w:val="0"/>
              </w:rPr>
              <w:t xml:space="preserve">1.00</w:t>
            </w:r>
          </w:p>
        </w:tc>
        <w:tc>
          <w:tcPr>
            <w:tcBorders>
              <w:top w:color="000000" w:space="0" w:sz="4" w:val="single"/>
              <w:left w:color="000000" w:space="0" w:sz="4" w:val="single"/>
              <w:bottom w:color="000000" w:space="0" w:sz="0" w:val="nil"/>
            </w:tcBorders>
            <w:shd w:fill="auto" w:val="clear"/>
            <w:vAlign w:val="center"/>
          </w:tcPr>
          <w:p w:rsidR="00000000" w:rsidDel="00000000" w:rsidP="00000000" w:rsidRDefault="00000000" w:rsidRPr="00000000" w14:paraId="00000347">
            <w:pPr>
              <w:spacing w:after="0" w:line="240" w:lineRule="auto"/>
              <w:ind w:firstLine="0"/>
              <w:jc w:val="center"/>
              <w:rPr>
                <w:color w:val="000000"/>
              </w:rPr>
            </w:pPr>
            <w:r w:rsidDel="00000000" w:rsidR="00000000" w:rsidRPr="00000000">
              <w:rPr>
                <w:color w:val="000000"/>
                <w:rtl w:val="0"/>
              </w:rPr>
              <w:t xml:space="preserve">2</w:t>
            </w:r>
          </w:p>
        </w:tc>
        <w:tc>
          <w:tcPr>
            <w:tcBorders>
              <w:top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348">
            <w:pPr>
              <w:spacing w:after="0" w:line="240" w:lineRule="auto"/>
              <w:ind w:firstLine="0"/>
              <w:jc w:val="center"/>
              <w:rPr>
                <w:color w:val="000000"/>
              </w:rPr>
            </w:pPr>
            <w:r w:rsidDel="00000000" w:rsidR="00000000" w:rsidRPr="00000000">
              <w:rPr>
                <w:color w:val="000000"/>
                <w:rtl w:val="0"/>
              </w:rPr>
              <w:t xml:space="preserve">0.40</w:t>
            </w:r>
          </w:p>
        </w:tc>
      </w:tr>
      <w:tr>
        <w:trPr>
          <w:cantSplit w:val="0"/>
          <w:trHeight w:val="454" w:hRule="atLeast"/>
          <w:tblHeader w:val="0"/>
        </w:trPr>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49">
            <w:pPr>
              <w:spacing w:after="0" w:line="240" w:lineRule="auto"/>
              <w:ind w:firstLine="0"/>
              <w:jc w:val="left"/>
              <w:rPr>
                <w:color w:val="000000"/>
              </w:rPr>
            </w:pPr>
            <w:r w:rsidDel="00000000" w:rsidR="00000000" w:rsidRPr="00000000">
              <w:rPr>
                <w:color w:val="000000"/>
                <w:rtl w:val="0"/>
              </w:rPr>
              <w:t xml:space="preserve">OPEX</w:t>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34A">
            <w:pPr>
              <w:spacing w:after="0" w:line="240" w:lineRule="auto"/>
              <w:ind w:firstLine="0"/>
              <w:jc w:val="center"/>
              <w:rPr>
                <w:color w:val="000000"/>
              </w:rPr>
            </w:pPr>
            <w:r w:rsidDel="00000000" w:rsidR="00000000" w:rsidRPr="00000000">
              <w:rPr>
                <w:color w:val="000000"/>
                <w:rtl w:val="0"/>
              </w:rPr>
              <w:t xml:space="preserve">15</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34B">
            <w:pPr>
              <w:spacing w:after="0" w:line="240" w:lineRule="auto"/>
              <w:ind w:firstLine="0"/>
              <w:jc w:val="center"/>
              <w:rPr>
                <w:color w:val="000000"/>
              </w:rPr>
            </w:pPr>
            <w:r w:rsidDel="00000000" w:rsidR="00000000" w:rsidRPr="00000000">
              <w:rPr>
                <w:color w:val="000000"/>
                <w:rtl w:val="0"/>
              </w:rPr>
              <w:t xml:space="preserve">2</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4C">
            <w:pPr>
              <w:spacing w:after="0" w:line="240" w:lineRule="auto"/>
              <w:ind w:firstLine="0"/>
              <w:jc w:val="center"/>
              <w:rPr>
                <w:color w:val="000000"/>
              </w:rPr>
            </w:pPr>
            <w:r w:rsidDel="00000000" w:rsidR="00000000" w:rsidRPr="00000000">
              <w:rPr>
                <w:color w:val="000000"/>
                <w:rtl w:val="0"/>
              </w:rPr>
              <w:t xml:space="preserve">0.30</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34D">
            <w:pPr>
              <w:spacing w:after="0" w:line="240" w:lineRule="auto"/>
              <w:ind w:firstLine="0"/>
              <w:jc w:val="center"/>
              <w:rPr>
                <w:color w:val="000000"/>
              </w:rPr>
            </w:pPr>
            <w:r w:rsidDel="00000000" w:rsidR="00000000" w:rsidRPr="00000000">
              <w:rPr>
                <w:color w:val="000000"/>
                <w:rtl w:val="0"/>
              </w:rPr>
              <w:t xml:space="preserve">1</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4E">
            <w:pPr>
              <w:spacing w:after="0" w:line="240" w:lineRule="auto"/>
              <w:ind w:firstLine="0"/>
              <w:jc w:val="center"/>
              <w:rPr>
                <w:color w:val="000000"/>
              </w:rPr>
            </w:pPr>
            <w:r w:rsidDel="00000000" w:rsidR="00000000" w:rsidRPr="00000000">
              <w:rPr>
                <w:color w:val="000000"/>
                <w:rtl w:val="0"/>
              </w:rPr>
              <w:t xml:space="preserve">0.15</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34F">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50">
            <w:pPr>
              <w:spacing w:after="0" w:line="240" w:lineRule="auto"/>
              <w:ind w:firstLine="0"/>
              <w:jc w:val="center"/>
              <w:rPr>
                <w:color w:val="000000"/>
              </w:rPr>
            </w:pPr>
            <w:r w:rsidDel="00000000" w:rsidR="00000000" w:rsidRPr="00000000">
              <w:rPr>
                <w:color w:val="000000"/>
                <w:rtl w:val="0"/>
              </w:rPr>
              <w:t xml:space="preserve">0.75</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351">
            <w:pPr>
              <w:spacing w:after="0" w:line="240" w:lineRule="auto"/>
              <w:ind w:firstLine="0"/>
              <w:jc w:val="center"/>
              <w:rPr>
                <w:color w:val="000000"/>
              </w:rPr>
            </w:pPr>
            <w:r w:rsidDel="00000000" w:rsidR="00000000" w:rsidRPr="00000000">
              <w:rPr>
                <w:color w:val="000000"/>
                <w:rtl w:val="0"/>
              </w:rPr>
              <w:t xml:space="preserve">1</w:t>
            </w:r>
          </w:p>
        </w:tc>
        <w:tc>
          <w:tcPr>
            <w:tcBorders>
              <w:top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52">
            <w:pPr>
              <w:spacing w:after="0" w:line="240" w:lineRule="auto"/>
              <w:ind w:firstLine="0"/>
              <w:jc w:val="center"/>
              <w:rPr>
                <w:color w:val="000000"/>
              </w:rPr>
            </w:pPr>
            <w:r w:rsidDel="00000000" w:rsidR="00000000" w:rsidRPr="00000000">
              <w:rPr>
                <w:color w:val="000000"/>
                <w:rtl w:val="0"/>
              </w:rPr>
              <w:t xml:space="preserve">0.15</w:t>
            </w:r>
          </w:p>
        </w:tc>
      </w:tr>
      <w:tr>
        <w:trPr>
          <w:cantSplit w:val="0"/>
          <w:trHeight w:val="454" w:hRule="atLeast"/>
          <w:tblHeader w:val="0"/>
        </w:trPr>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53">
            <w:pPr>
              <w:spacing w:after="0" w:line="240" w:lineRule="auto"/>
              <w:ind w:firstLine="0"/>
              <w:jc w:val="left"/>
              <w:rPr>
                <w:color w:val="000000"/>
              </w:rPr>
            </w:pPr>
            <w:r w:rsidDel="00000000" w:rsidR="00000000" w:rsidRPr="00000000">
              <w:rPr>
                <w:color w:val="000000"/>
                <w:rtl w:val="0"/>
              </w:rPr>
              <w:t xml:space="preserve">CAPEX</w:t>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354">
            <w:pPr>
              <w:spacing w:after="0" w:line="240" w:lineRule="auto"/>
              <w:ind w:firstLine="0"/>
              <w:jc w:val="center"/>
              <w:rPr>
                <w:color w:val="000000"/>
              </w:rPr>
            </w:pPr>
            <w:r w:rsidDel="00000000" w:rsidR="00000000" w:rsidRPr="00000000">
              <w:rPr>
                <w:color w:val="000000"/>
                <w:rtl w:val="0"/>
              </w:rPr>
              <w:t xml:space="preserve">12</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355">
            <w:pPr>
              <w:spacing w:after="0" w:line="240" w:lineRule="auto"/>
              <w:ind w:firstLine="0"/>
              <w:jc w:val="center"/>
              <w:rPr>
                <w:color w:val="000000"/>
              </w:rPr>
            </w:pPr>
            <w:r w:rsidDel="00000000" w:rsidR="00000000" w:rsidRPr="00000000">
              <w:rPr>
                <w:color w:val="000000"/>
                <w:rtl w:val="0"/>
              </w:rPr>
              <w:t xml:space="preserve">4</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56">
            <w:pPr>
              <w:spacing w:after="0" w:line="240" w:lineRule="auto"/>
              <w:ind w:firstLine="0"/>
              <w:jc w:val="center"/>
              <w:rPr>
                <w:color w:val="000000"/>
              </w:rPr>
            </w:pPr>
            <w:r w:rsidDel="00000000" w:rsidR="00000000" w:rsidRPr="00000000">
              <w:rPr>
                <w:color w:val="000000"/>
                <w:rtl w:val="0"/>
              </w:rPr>
              <w:t xml:space="preserve">0.48</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357">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58">
            <w:pPr>
              <w:spacing w:after="0" w:line="240" w:lineRule="auto"/>
              <w:ind w:firstLine="0"/>
              <w:jc w:val="center"/>
              <w:rPr>
                <w:color w:val="000000"/>
              </w:rPr>
            </w:pPr>
            <w:r w:rsidDel="00000000" w:rsidR="00000000" w:rsidRPr="00000000">
              <w:rPr>
                <w:color w:val="000000"/>
                <w:rtl w:val="0"/>
              </w:rPr>
              <w:t xml:space="preserve">0.60</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359">
            <w:pPr>
              <w:spacing w:after="0" w:line="240" w:lineRule="auto"/>
              <w:ind w:firstLine="0"/>
              <w:jc w:val="center"/>
              <w:rPr>
                <w:color w:val="000000"/>
              </w:rPr>
            </w:pPr>
            <w:r w:rsidDel="00000000" w:rsidR="00000000" w:rsidRPr="00000000">
              <w:rPr>
                <w:color w:val="000000"/>
                <w:rtl w:val="0"/>
              </w:rPr>
              <w:t xml:space="preserve">4</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5A">
            <w:pPr>
              <w:spacing w:after="0" w:line="240" w:lineRule="auto"/>
              <w:ind w:firstLine="0"/>
              <w:jc w:val="center"/>
              <w:rPr>
                <w:color w:val="000000"/>
              </w:rPr>
            </w:pPr>
            <w:r w:rsidDel="00000000" w:rsidR="00000000" w:rsidRPr="00000000">
              <w:rPr>
                <w:color w:val="000000"/>
                <w:rtl w:val="0"/>
              </w:rPr>
              <w:t xml:space="preserve">0.48</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35B">
            <w:pPr>
              <w:spacing w:after="0" w:line="240" w:lineRule="auto"/>
              <w:ind w:firstLine="0"/>
              <w:jc w:val="center"/>
              <w:rPr>
                <w:color w:val="000000"/>
              </w:rPr>
            </w:pPr>
            <w:r w:rsidDel="00000000" w:rsidR="00000000" w:rsidRPr="00000000">
              <w:rPr>
                <w:color w:val="000000"/>
                <w:rtl w:val="0"/>
              </w:rPr>
              <w:t xml:space="preserve">2</w:t>
            </w:r>
          </w:p>
        </w:tc>
        <w:tc>
          <w:tcPr>
            <w:tcBorders>
              <w:top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5C">
            <w:pPr>
              <w:spacing w:after="0" w:line="240" w:lineRule="auto"/>
              <w:ind w:firstLine="0"/>
              <w:jc w:val="center"/>
              <w:rPr>
                <w:color w:val="000000"/>
              </w:rPr>
            </w:pPr>
            <w:r w:rsidDel="00000000" w:rsidR="00000000" w:rsidRPr="00000000">
              <w:rPr>
                <w:color w:val="000000"/>
                <w:rtl w:val="0"/>
              </w:rPr>
              <w:t xml:space="preserve">0.24</w:t>
            </w:r>
          </w:p>
        </w:tc>
      </w:tr>
      <w:tr>
        <w:trPr>
          <w:cantSplit w:val="0"/>
          <w:trHeight w:val="454" w:hRule="atLeast"/>
          <w:tblHeader w:val="0"/>
        </w:trPr>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5D">
            <w:pPr>
              <w:spacing w:after="0" w:line="240" w:lineRule="auto"/>
              <w:ind w:firstLine="0"/>
              <w:jc w:val="left"/>
              <w:rPr>
                <w:color w:val="000000"/>
              </w:rPr>
            </w:pPr>
            <w:r w:rsidDel="00000000" w:rsidR="00000000" w:rsidRPr="00000000">
              <w:rPr>
                <w:color w:val="000000"/>
                <w:rtl w:val="0"/>
              </w:rPr>
              <w:t xml:space="preserve">Ease of Use</w:t>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35E">
            <w:pPr>
              <w:spacing w:after="0" w:line="240" w:lineRule="auto"/>
              <w:ind w:firstLine="0"/>
              <w:jc w:val="center"/>
              <w:rPr>
                <w:color w:val="000000"/>
              </w:rPr>
            </w:pPr>
            <w:r w:rsidDel="00000000" w:rsidR="00000000" w:rsidRPr="00000000">
              <w:rPr>
                <w:color w:val="000000"/>
                <w:rtl w:val="0"/>
              </w:rPr>
              <w:t xml:space="preserve">12</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35F">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60">
            <w:pPr>
              <w:spacing w:after="0" w:line="240" w:lineRule="auto"/>
              <w:ind w:firstLine="0"/>
              <w:jc w:val="center"/>
              <w:rPr>
                <w:color w:val="000000"/>
              </w:rPr>
            </w:pPr>
            <w:r w:rsidDel="00000000" w:rsidR="00000000" w:rsidRPr="00000000">
              <w:rPr>
                <w:color w:val="000000"/>
                <w:rtl w:val="0"/>
              </w:rPr>
              <w:t xml:space="preserve">0.60</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361">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62">
            <w:pPr>
              <w:spacing w:after="0" w:line="240" w:lineRule="auto"/>
              <w:ind w:firstLine="0"/>
              <w:jc w:val="center"/>
              <w:rPr>
                <w:color w:val="000000"/>
              </w:rPr>
            </w:pPr>
            <w:r w:rsidDel="00000000" w:rsidR="00000000" w:rsidRPr="00000000">
              <w:rPr>
                <w:color w:val="000000"/>
                <w:rtl w:val="0"/>
              </w:rPr>
              <w:t xml:space="preserve">0.60</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363">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64">
            <w:pPr>
              <w:spacing w:after="0" w:line="240" w:lineRule="auto"/>
              <w:ind w:firstLine="0"/>
              <w:jc w:val="center"/>
              <w:rPr>
                <w:color w:val="000000"/>
              </w:rPr>
            </w:pPr>
            <w:r w:rsidDel="00000000" w:rsidR="00000000" w:rsidRPr="00000000">
              <w:rPr>
                <w:color w:val="000000"/>
                <w:rtl w:val="0"/>
              </w:rPr>
              <w:t xml:space="preserve">0.60</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365">
            <w:pPr>
              <w:spacing w:after="0" w:line="240" w:lineRule="auto"/>
              <w:ind w:firstLine="0"/>
              <w:jc w:val="center"/>
              <w:rPr>
                <w:color w:val="000000"/>
              </w:rPr>
            </w:pPr>
            <w:r w:rsidDel="00000000" w:rsidR="00000000" w:rsidRPr="00000000">
              <w:rPr>
                <w:color w:val="000000"/>
                <w:rtl w:val="0"/>
              </w:rPr>
              <w:t xml:space="preserve">2</w:t>
            </w:r>
          </w:p>
        </w:tc>
        <w:tc>
          <w:tcPr>
            <w:tcBorders>
              <w:top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66">
            <w:pPr>
              <w:spacing w:after="0" w:line="240" w:lineRule="auto"/>
              <w:ind w:firstLine="0"/>
              <w:jc w:val="center"/>
              <w:rPr>
                <w:color w:val="000000"/>
              </w:rPr>
            </w:pPr>
            <w:r w:rsidDel="00000000" w:rsidR="00000000" w:rsidRPr="00000000">
              <w:rPr>
                <w:color w:val="000000"/>
                <w:rtl w:val="0"/>
              </w:rPr>
              <w:t xml:space="preserve">0.24</w:t>
            </w:r>
          </w:p>
        </w:tc>
      </w:tr>
      <w:tr>
        <w:trPr>
          <w:cantSplit w:val="0"/>
          <w:trHeight w:val="510" w:hRule="atLeast"/>
          <w:tblHeader w:val="0"/>
        </w:trPr>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67">
            <w:pPr>
              <w:spacing w:after="0" w:line="240" w:lineRule="auto"/>
              <w:ind w:firstLine="0"/>
              <w:jc w:val="left"/>
              <w:rPr>
                <w:color w:val="000000"/>
              </w:rPr>
            </w:pPr>
            <w:r w:rsidDel="00000000" w:rsidR="00000000" w:rsidRPr="00000000">
              <w:rPr>
                <w:color w:val="000000"/>
                <w:rtl w:val="0"/>
              </w:rPr>
              <w:t xml:space="preserve">Cleaning Effort (Bottle)</w:t>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368">
            <w:pPr>
              <w:spacing w:after="0" w:line="240" w:lineRule="auto"/>
              <w:ind w:firstLine="0"/>
              <w:jc w:val="center"/>
              <w:rPr>
                <w:color w:val="000000"/>
              </w:rPr>
            </w:pPr>
            <w:r w:rsidDel="00000000" w:rsidR="00000000" w:rsidRPr="00000000">
              <w:rPr>
                <w:color w:val="000000"/>
                <w:rtl w:val="0"/>
              </w:rPr>
              <w:t xml:space="preserve">10</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369">
            <w:pPr>
              <w:spacing w:after="0" w:line="240" w:lineRule="auto"/>
              <w:ind w:firstLine="0"/>
              <w:jc w:val="center"/>
              <w:rPr>
                <w:color w:val="000000"/>
              </w:rPr>
            </w:pPr>
            <w:r w:rsidDel="00000000" w:rsidR="00000000" w:rsidRPr="00000000">
              <w:rPr>
                <w:color w:val="000000"/>
                <w:rtl w:val="0"/>
              </w:rPr>
              <w:t xml:space="preserve">4</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6A">
            <w:pPr>
              <w:spacing w:after="0" w:line="240" w:lineRule="auto"/>
              <w:ind w:firstLine="0"/>
              <w:jc w:val="center"/>
              <w:rPr>
                <w:color w:val="000000"/>
              </w:rPr>
            </w:pPr>
            <w:r w:rsidDel="00000000" w:rsidR="00000000" w:rsidRPr="00000000">
              <w:rPr>
                <w:color w:val="000000"/>
                <w:rtl w:val="0"/>
              </w:rPr>
              <w:t xml:space="preserve">0.40</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36B">
            <w:pPr>
              <w:spacing w:after="0" w:line="240" w:lineRule="auto"/>
              <w:ind w:firstLine="0"/>
              <w:jc w:val="center"/>
              <w:rPr>
                <w:color w:val="000000"/>
              </w:rPr>
            </w:pPr>
            <w:r w:rsidDel="00000000" w:rsidR="00000000" w:rsidRPr="00000000">
              <w:rPr>
                <w:color w:val="000000"/>
                <w:rtl w:val="0"/>
              </w:rPr>
              <w:t xml:space="preserve">1</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6C">
            <w:pPr>
              <w:spacing w:after="0" w:line="240" w:lineRule="auto"/>
              <w:ind w:firstLine="0"/>
              <w:jc w:val="center"/>
              <w:rPr>
                <w:color w:val="000000"/>
              </w:rPr>
            </w:pPr>
            <w:r w:rsidDel="00000000" w:rsidR="00000000" w:rsidRPr="00000000">
              <w:rPr>
                <w:color w:val="000000"/>
                <w:rtl w:val="0"/>
              </w:rPr>
              <w:t xml:space="preserve">0.10</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36D">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6E">
            <w:pPr>
              <w:spacing w:after="0" w:line="240" w:lineRule="auto"/>
              <w:ind w:firstLine="0"/>
              <w:jc w:val="center"/>
              <w:rPr>
                <w:color w:val="000000"/>
              </w:rPr>
            </w:pPr>
            <w:r w:rsidDel="00000000" w:rsidR="00000000" w:rsidRPr="00000000">
              <w:rPr>
                <w:color w:val="000000"/>
                <w:rtl w:val="0"/>
              </w:rPr>
              <w:t xml:space="preserve">0.30</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36F">
            <w:pPr>
              <w:spacing w:after="0" w:line="240" w:lineRule="auto"/>
              <w:ind w:firstLine="0"/>
              <w:jc w:val="center"/>
              <w:rPr>
                <w:color w:val="000000"/>
              </w:rPr>
            </w:pPr>
            <w:r w:rsidDel="00000000" w:rsidR="00000000" w:rsidRPr="00000000">
              <w:rPr>
                <w:color w:val="000000"/>
                <w:rtl w:val="0"/>
              </w:rPr>
              <w:t xml:space="preserve">1</w:t>
            </w:r>
          </w:p>
        </w:tc>
        <w:tc>
          <w:tcPr>
            <w:tcBorders>
              <w:top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70">
            <w:pPr>
              <w:spacing w:after="0" w:line="240" w:lineRule="auto"/>
              <w:ind w:firstLine="0"/>
              <w:jc w:val="center"/>
              <w:rPr>
                <w:color w:val="000000"/>
              </w:rPr>
            </w:pPr>
            <w:r w:rsidDel="00000000" w:rsidR="00000000" w:rsidRPr="00000000">
              <w:rPr>
                <w:color w:val="000000"/>
                <w:rtl w:val="0"/>
              </w:rPr>
              <w:t xml:space="preserve">0.10</w:t>
            </w:r>
          </w:p>
        </w:tc>
      </w:tr>
      <w:tr>
        <w:trPr>
          <w:cantSplit w:val="0"/>
          <w:trHeight w:val="454" w:hRule="atLeast"/>
          <w:tblHeader w:val="0"/>
        </w:trPr>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71">
            <w:pPr>
              <w:spacing w:after="0" w:line="240" w:lineRule="auto"/>
              <w:ind w:firstLine="0"/>
              <w:jc w:val="left"/>
              <w:rPr>
                <w:color w:val="000000"/>
              </w:rPr>
            </w:pPr>
            <w:r w:rsidDel="00000000" w:rsidR="00000000" w:rsidRPr="00000000">
              <w:rPr>
                <w:color w:val="000000"/>
                <w:rtl w:val="0"/>
              </w:rPr>
              <w:t xml:space="preserve">Durability</w:t>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372">
            <w:pPr>
              <w:spacing w:after="0" w:line="240" w:lineRule="auto"/>
              <w:ind w:firstLine="0"/>
              <w:jc w:val="center"/>
              <w:rPr>
                <w:color w:val="000000"/>
              </w:rPr>
            </w:pPr>
            <w:r w:rsidDel="00000000" w:rsidR="00000000" w:rsidRPr="00000000">
              <w:rPr>
                <w:color w:val="000000"/>
                <w:rtl w:val="0"/>
              </w:rPr>
              <w:t xml:space="preserve">8</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373">
            <w:pPr>
              <w:spacing w:after="0" w:line="240" w:lineRule="auto"/>
              <w:ind w:firstLine="0"/>
              <w:jc w:val="center"/>
              <w:rPr>
                <w:color w:val="000000"/>
              </w:rPr>
            </w:pPr>
            <w:r w:rsidDel="00000000" w:rsidR="00000000" w:rsidRPr="00000000">
              <w:rPr>
                <w:color w:val="000000"/>
                <w:rtl w:val="0"/>
              </w:rPr>
              <w:t xml:space="preserve">2</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74">
            <w:pPr>
              <w:spacing w:after="0" w:line="240" w:lineRule="auto"/>
              <w:ind w:firstLine="0"/>
              <w:jc w:val="center"/>
              <w:rPr>
                <w:color w:val="000000"/>
              </w:rPr>
            </w:pPr>
            <w:r w:rsidDel="00000000" w:rsidR="00000000" w:rsidRPr="00000000">
              <w:rPr>
                <w:color w:val="000000"/>
                <w:rtl w:val="0"/>
              </w:rPr>
              <w:t xml:space="preserve">0.16</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375">
            <w:pPr>
              <w:spacing w:after="0" w:line="240" w:lineRule="auto"/>
              <w:ind w:firstLine="0"/>
              <w:jc w:val="center"/>
              <w:rPr>
                <w:color w:val="000000"/>
              </w:rPr>
            </w:pPr>
            <w:r w:rsidDel="00000000" w:rsidR="00000000" w:rsidRPr="00000000">
              <w:rPr>
                <w:color w:val="000000"/>
                <w:rtl w:val="0"/>
              </w:rPr>
              <w:t xml:space="preserve">4</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76">
            <w:pPr>
              <w:spacing w:after="0" w:line="240" w:lineRule="auto"/>
              <w:ind w:firstLine="0"/>
              <w:jc w:val="center"/>
              <w:rPr>
                <w:color w:val="000000"/>
              </w:rPr>
            </w:pPr>
            <w:r w:rsidDel="00000000" w:rsidR="00000000" w:rsidRPr="00000000">
              <w:rPr>
                <w:color w:val="000000"/>
                <w:rtl w:val="0"/>
              </w:rPr>
              <w:t xml:space="preserve">0.32</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377">
            <w:pPr>
              <w:spacing w:after="0" w:line="240" w:lineRule="auto"/>
              <w:ind w:firstLine="0"/>
              <w:jc w:val="center"/>
              <w:rPr>
                <w:color w:val="000000"/>
              </w:rPr>
            </w:pPr>
            <w:r w:rsidDel="00000000" w:rsidR="00000000" w:rsidRPr="00000000">
              <w:rPr>
                <w:color w:val="000000"/>
                <w:rtl w:val="0"/>
              </w:rPr>
              <w:t xml:space="preserve">4</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78">
            <w:pPr>
              <w:spacing w:after="0" w:line="240" w:lineRule="auto"/>
              <w:ind w:firstLine="0"/>
              <w:jc w:val="center"/>
              <w:rPr>
                <w:color w:val="000000"/>
              </w:rPr>
            </w:pPr>
            <w:r w:rsidDel="00000000" w:rsidR="00000000" w:rsidRPr="00000000">
              <w:rPr>
                <w:color w:val="000000"/>
                <w:rtl w:val="0"/>
              </w:rPr>
              <w:t xml:space="preserve">0.32</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379">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7A">
            <w:pPr>
              <w:spacing w:after="0" w:line="240" w:lineRule="auto"/>
              <w:ind w:firstLine="0"/>
              <w:jc w:val="center"/>
              <w:rPr>
                <w:color w:val="000000"/>
              </w:rPr>
            </w:pPr>
            <w:r w:rsidDel="00000000" w:rsidR="00000000" w:rsidRPr="00000000">
              <w:rPr>
                <w:color w:val="000000"/>
                <w:rtl w:val="0"/>
              </w:rPr>
              <w:t xml:space="preserve">0.24</w:t>
            </w:r>
          </w:p>
        </w:tc>
      </w:tr>
      <w:tr>
        <w:trPr>
          <w:cantSplit w:val="0"/>
          <w:trHeight w:val="454" w:hRule="atLeast"/>
          <w:tblHeader w:val="0"/>
        </w:trPr>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7B">
            <w:pPr>
              <w:spacing w:after="0" w:line="240" w:lineRule="auto"/>
              <w:ind w:firstLine="0"/>
              <w:jc w:val="left"/>
              <w:rPr>
                <w:color w:val="000000"/>
              </w:rPr>
            </w:pPr>
            <w:r w:rsidDel="00000000" w:rsidR="00000000" w:rsidRPr="00000000">
              <w:rPr>
                <w:color w:val="000000"/>
                <w:rtl w:val="0"/>
              </w:rPr>
              <w:t xml:space="preserve">Longevity</w:t>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37C">
            <w:pPr>
              <w:spacing w:after="0" w:line="240" w:lineRule="auto"/>
              <w:ind w:firstLine="0"/>
              <w:jc w:val="center"/>
              <w:rPr>
                <w:color w:val="000000"/>
              </w:rPr>
            </w:pPr>
            <w:r w:rsidDel="00000000" w:rsidR="00000000" w:rsidRPr="00000000">
              <w:rPr>
                <w:color w:val="000000"/>
                <w:rtl w:val="0"/>
              </w:rPr>
              <w:t xml:space="preserve">8</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37D">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7E">
            <w:pPr>
              <w:spacing w:after="0" w:line="240" w:lineRule="auto"/>
              <w:ind w:firstLine="0"/>
              <w:jc w:val="center"/>
              <w:rPr>
                <w:color w:val="000000"/>
              </w:rPr>
            </w:pPr>
            <w:r w:rsidDel="00000000" w:rsidR="00000000" w:rsidRPr="00000000">
              <w:rPr>
                <w:color w:val="000000"/>
                <w:rtl w:val="0"/>
              </w:rPr>
              <w:t xml:space="preserve">0.24</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37F">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80">
            <w:pPr>
              <w:spacing w:after="0" w:line="240" w:lineRule="auto"/>
              <w:ind w:firstLine="0"/>
              <w:jc w:val="center"/>
              <w:rPr>
                <w:color w:val="000000"/>
              </w:rPr>
            </w:pPr>
            <w:r w:rsidDel="00000000" w:rsidR="00000000" w:rsidRPr="00000000">
              <w:rPr>
                <w:color w:val="000000"/>
                <w:rtl w:val="0"/>
              </w:rPr>
              <w:t xml:space="preserve">0.40</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381">
            <w:pPr>
              <w:spacing w:after="0" w:line="240" w:lineRule="auto"/>
              <w:ind w:firstLine="0"/>
              <w:jc w:val="center"/>
              <w:rPr>
                <w:color w:val="000000"/>
              </w:rPr>
            </w:pPr>
            <w:r w:rsidDel="00000000" w:rsidR="00000000" w:rsidRPr="00000000">
              <w:rPr>
                <w:color w:val="000000"/>
                <w:rtl w:val="0"/>
              </w:rPr>
              <w:t xml:space="preserve">4</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82">
            <w:pPr>
              <w:spacing w:after="0" w:line="240" w:lineRule="auto"/>
              <w:ind w:firstLine="0"/>
              <w:jc w:val="center"/>
              <w:rPr>
                <w:color w:val="000000"/>
              </w:rPr>
            </w:pPr>
            <w:r w:rsidDel="00000000" w:rsidR="00000000" w:rsidRPr="00000000">
              <w:rPr>
                <w:color w:val="000000"/>
                <w:rtl w:val="0"/>
              </w:rPr>
              <w:t xml:space="preserve">0.32</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383">
            <w:pPr>
              <w:spacing w:after="0" w:line="240" w:lineRule="auto"/>
              <w:ind w:firstLine="0"/>
              <w:jc w:val="center"/>
              <w:rPr>
                <w:color w:val="000000"/>
              </w:rPr>
            </w:pPr>
            <w:r w:rsidDel="00000000" w:rsidR="00000000" w:rsidRPr="00000000">
              <w:rPr>
                <w:color w:val="000000"/>
                <w:rtl w:val="0"/>
              </w:rPr>
              <w:t xml:space="preserve">2</w:t>
            </w:r>
          </w:p>
        </w:tc>
        <w:tc>
          <w:tcPr>
            <w:tcBorders>
              <w:top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84">
            <w:pPr>
              <w:spacing w:after="0" w:line="240" w:lineRule="auto"/>
              <w:ind w:firstLine="0"/>
              <w:jc w:val="center"/>
              <w:rPr>
                <w:color w:val="000000"/>
              </w:rPr>
            </w:pPr>
            <w:r w:rsidDel="00000000" w:rsidR="00000000" w:rsidRPr="00000000">
              <w:rPr>
                <w:color w:val="000000"/>
                <w:rtl w:val="0"/>
              </w:rPr>
              <w:t xml:space="preserve">0.16</w:t>
            </w:r>
          </w:p>
        </w:tc>
      </w:tr>
      <w:tr>
        <w:trPr>
          <w:cantSplit w:val="0"/>
          <w:trHeight w:val="454" w:hRule="atLeast"/>
          <w:tblHeader w:val="0"/>
        </w:trPr>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85">
            <w:pPr>
              <w:spacing w:after="0" w:line="240" w:lineRule="auto"/>
              <w:ind w:firstLine="0"/>
              <w:jc w:val="left"/>
              <w:rPr>
                <w:color w:val="000000"/>
              </w:rPr>
            </w:pPr>
            <w:r w:rsidDel="00000000" w:rsidR="00000000" w:rsidRPr="00000000">
              <w:rPr>
                <w:color w:val="000000"/>
                <w:rtl w:val="0"/>
              </w:rPr>
              <w:t xml:space="preserve">Cleaning Effort (Equipment)</w:t>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386">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387">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88">
            <w:pPr>
              <w:spacing w:after="0" w:line="240" w:lineRule="auto"/>
              <w:ind w:firstLine="0"/>
              <w:jc w:val="center"/>
              <w:rPr>
                <w:color w:val="000000"/>
              </w:rPr>
            </w:pPr>
            <w:r w:rsidDel="00000000" w:rsidR="00000000" w:rsidRPr="00000000">
              <w:rPr>
                <w:color w:val="000000"/>
                <w:rtl w:val="0"/>
              </w:rPr>
              <w:t xml:space="preserve">0.15</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389">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8A">
            <w:pPr>
              <w:spacing w:after="0" w:line="240" w:lineRule="auto"/>
              <w:ind w:firstLine="0"/>
              <w:jc w:val="center"/>
              <w:rPr>
                <w:color w:val="000000"/>
              </w:rPr>
            </w:pPr>
            <w:r w:rsidDel="00000000" w:rsidR="00000000" w:rsidRPr="00000000">
              <w:rPr>
                <w:color w:val="000000"/>
                <w:rtl w:val="0"/>
              </w:rPr>
              <w:t xml:space="preserve">0.25</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38B">
            <w:pPr>
              <w:spacing w:after="0" w:line="240" w:lineRule="auto"/>
              <w:ind w:firstLine="0"/>
              <w:jc w:val="center"/>
              <w:rPr>
                <w:color w:val="000000"/>
              </w:rPr>
            </w:pPr>
            <w:r w:rsidDel="00000000" w:rsidR="00000000" w:rsidRPr="00000000">
              <w:rPr>
                <w:color w:val="000000"/>
                <w:rtl w:val="0"/>
              </w:rPr>
              <w:t xml:space="preserve">4</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8C">
            <w:pPr>
              <w:spacing w:after="0" w:line="240" w:lineRule="auto"/>
              <w:ind w:firstLine="0"/>
              <w:jc w:val="center"/>
              <w:rPr>
                <w:color w:val="000000"/>
              </w:rPr>
            </w:pPr>
            <w:r w:rsidDel="00000000" w:rsidR="00000000" w:rsidRPr="00000000">
              <w:rPr>
                <w:color w:val="000000"/>
                <w:rtl w:val="0"/>
              </w:rPr>
              <w:t xml:space="preserve">0.20</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38D">
            <w:pPr>
              <w:spacing w:after="0" w:line="240" w:lineRule="auto"/>
              <w:ind w:firstLine="0"/>
              <w:jc w:val="center"/>
              <w:rPr>
                <w:color w:val="000000"/>
              </w:rPr>
            </w:pPr>
            <w:r w:rsidDel="00000000" w:rsidR="00000000" w:rsidRPr="00000000">
              <w:rPr>
                <w:color w:val="000000"/>
                <w:rtl w:val="0"/>
              </w:rPr>
              <w:t xml:space="preserve">4</w:t>
            </w:r>
          </w:p>
        </w:tc>
        <w:tc>
          <w:tcPr>
            <w:tcBorders>
              <w:top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8E">
            <w:pPr>
              <w:spacing w:after="0" w:line="240" w:lineRule="auto"/>
              <w:ind w:firstLine="0"/>
              <w:jc w:val="center"/>
              <w:rPr>
                <w:color w:val="000000"/>
              </w:rPr>
            </w:pPr>
            <w:r w:rsidDel="00000000" w:rsidR="00000000" w:rsidRPr="00000000">
              <w:rPr>
                <w:color w:val="000000"/>
                <w:rtl w:val="0"/>
              </w:rPr>
              <w:t xml:space="preserve">0.20</w:t>
            </w:r>
          </w:p>
        </w:tc>
      </w:tr>
      <w:tr>
        <w:trPr>
          <w:cantSplit w:val="0"/>
          <w:trHeight w:val="454" w:hRule="atLeast"/>
          <w:tblHeader w:val="0"/>
        </w:trPr>
        <w:tc>
          <w:tcPr>
            <w:tcBorders>
              <w:top w:color="000000" w:space="0" w:sz="0" w:val="nil"/>
              <w:left w:color="000000" w:space="0" w:sz="0" w:val="nil"/>
              <w:right w:color="000000" w:space="0" w:sz="4" w:val="single"/>
            </w:tcBorders>
            <w:shd w:fill="auto" w:val="clear"/>
            <w:vAlign w:val="center"/>
          </w:tcPr>
          <w:p w:rsidR="00000000" w:rsidDel="00000000" w:rsidP="00000000" w:rsidRDefault="00000000" w:rsidRPr="00000000" w14:paraId="0000038F">
            <w:pPr>
              <w:spacing w:after="0" w:line="240" w:lineRule="auto"/>
              <w:ind w:firstLine="0"/>
              <w:jc w:val="left"/>
              <w:rPr>
                <w:color w:val="000000"/>
              </w:rPr>
            </w:pPr>
            <w:r w:rsidDel="00000000" w:rsidR="00000000" w:rsidRPr="00000000">
              <w:rPr>
                <w:color w:val="000000"/>
                <w:rtl w:val="0"/>
              </w:rPr>
              <w:t xml:space="preserve">Complexity</w:t>
            </w:r>
          </w:p>
        </w:tc>
        <w:tc>
          <w:tcPr>
            <w:tcBorders>
              <w:top w:color="000000" w:space="0" w:sz="0" w:val="nil"/>
              <w:left w:color="000000" w:space="0" w:sz="4" w:val="single"/>
              <w:right w:color="000000" w:space="0" w:sz="4" w:val="single"/>
            </w:tcBorders>
            <w:shd w:fill="auto" w:val="clear"/>
            <w:vAlign w:val="center"/>
          </w:tcPr>
          <w:p w:rsidR="00000000" w:rsidDel="00000000" w:rsidP="00000000" w:rsidRDefault="00000000" w:rsidRPr="00000000" w14:paraId="00000390">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0" w:val="nil"/>
              <w:left w:color="000000" w:space="0" w:sz="4" w:val="single"/>
            </w:tcBorders>
            <w:shd w:fill="auto" w:val="clear"/>
            <w:vAlign w:val="center"/>
          </w:tcPr>
          <w:p w:rsidR="00000000" w:rsidDel="00000000" w:rsidP="00000000" w:rsidRDefault="00000000" w:rsidRPr="00000000" w14:paraId="00000391">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right w:color="000000" w:space="0" w:sz="4" w:val="single"/>
            </w:tcBorders>
            <w:shd w:fill="auto" w:val="clear"/>
            <w:vAlign w:val="center"/>
          </w:tcPr>
          <w:p w:rsidR="00000000" w:rsidDel="00000000" w:rsidP="00000000" w:rsidRDefault="00000000" w:rsidRPr="00000000" w14:paraId="00000392">
            <w:pPr>
              <w:spacing w:after="0" w:line="240" w:lineRule="auto"/>
              <w:ind w:firstLine="0"/>
              <w:jc w:val="center"/>
              <w:rPr>
                <w:color w:val="000000"/>
              </w:rPr>
            </w:pPr>
            <w:r w:rsidDel="00000000" w:rsidR="00000000" w:rsidRPr="00000000">
              <w:rPr>
                <w:color w:val="000000"/>
                <w:rtl w:val="0"/>
              </w:rPr>
              <w:t xml:space="preserve">0.15</w:t>
            </w:r>
          </w:p>
        </w:tc>
        <w:tc>
          <w:tcPr>
            <w:tcBorders>
              <w:top w:color="000000" w:space="0" w:sz="0" w:val="nil"/>
              <w:left w:color="000000" w:space="0" w:sz="4" w:val="single"/>
            </w:tcBorders>
            <w:shd w:fill="auto" w:val="clear"/>
            <w:vAlign w:val="center"/>
          </w:tcPr>
          <w:p w:rsidR="00000000" w:rsidDel="00000000" w:rsidP="00000000" w:rsidRDefault="00000000" w:rsidRPr="00000000" w14:paraId="00000393">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0" w:val="nil"/>
              <w:right w:color="000000" w:space="0" w:sz="4" w:val="single"/>
            </w:tcBorders>
            <w:shd w:fill="auto" w:val="clear"/>
            <w:vAlign w:val="center"/>
          </w:tcPr>
          <w:p w:rsidR="00000000" w:rsidDel="00000000" w:rsidP="00000000" w:rsidRDefault="00000000" w:rsidRPr="00000000" w14:paraId="00000394">
            <w:pPr>
              <w:spacing w:after="0" w:line="240" w:lineRule="auto"/>
              <w:ind w:firstLine="0"/>
              <w:jc w:val="center"/>
              <w:rPr>
                <w:color w:val="000000"/>
              </w:rPr>
            </w:pPr>
            <w:r w:rsidDel="00000000" w:rsidR="00000000" w:rsidRPr="00000000">
              <w:rPr>
                <w:color w:val="000000"/>
                <w:rtl w:val="0"/>
              </w:rPr>
              <w:t xml:space="preserve">0.25</w:t>
            </w:r>
          </w:p>
        </w:tc>
        <w:tc>
          <w:tcPr>
            <w:tcBorders>
              <w:top w:color="000000" w:space="0" w:sz="0" w:val="nil"/>
              <w:left w:color="000000" w:space="0" w:sz="4" w:val="single"/>
            </w:tcBorders>
            <w:shd w:fill="auto" w:val="clear"/>
            <w:vAlign w:val="center"/>
          </w:tcPr>
          <w:p w:rsidR="00000000" w:rsidDel="00000000" w:rsidP="00000000" w:rsidRDefault="00000000" w:rsidRPr="00000000" w14:paraId="00000395">
            <w:pPr>
              <w:spacing w:after="0" w:line="240" w:lineRule="auto"/>
              <w:ind w:firstLine="0"/>
              <w:jc w:val="center"/>
              <w:rPr>
                <w:color w:val="000000"/>
              </w:rPr>
            </w:pPr>
            <w:r w:rsidDel="00000000" w:rsidR="00000000" w:rsidRPr="00000000">
              <w:rPr>
                <w:color w:val="000000"/>
                <w:rtl w:val="0"/>
              </w:rPr>
              <w:t xml:space="preserve">2</w:t>
            </w:r>
          </w:p>
        </w:tc>
        <w:tc>
          <w:tcPr>
            <w:tcBorders>
              <w:top w:color="000000" w:space="0" w:sz="0" w:val="nil"/>
              <w:right w:color="000000" w:space="0" w:sz="4" w:val="single"/>
            </w:tcBorders>
            <w:shd w:fill="auto" w:val="clear"/>
            <w:vAlign w:val="center"/>
          </w:tcPr>
          <w:p w:rsidR="00000000" w:rsidDel="00000000" w:rsidP="00000000" w:rsidRDefault="00000000" w:rsidRPr="00000000" w14:paraId="00000396">
            <w:pPr>
              <w:spacing w:after="0" w:line="240" w:lineRule="auto"/>
              <w:ind w:firstLine="0"/>
              <w:jc w:val="center"/>
              <w:rPr>
                <w:color w:val="000000"/>
              </w:rPr>
            </w:pPr>
            <w:r w:rsidDel="00000000" w:rsidR="00000000" w:rsidRPr="00000000">
              <w:rPr>
                <w:color w:val="000000"/>
                <w:rtl w:val="0"/>
              </w:rPr>
              <w:t xml:space="preserve">0.10</w:t>
            </w:r>
          </w:p>
        </w:tc>
        <w:tc>
          <w:tcPr>
            <w:tcBorders>
              <w:top w:color="000000" w:space="0" w:sz="0" w:val="nil"/>
              <w:left w:color="000000" w:space="0" w:sz="4" w:val="single"/>
            </w:tcBorders>
            <w:shd w:fill="auto" w:val="clear"/>
            <w:vAlign w:val="center"/>
          </w:tcPr>
          <w:p w:rsidR="00000000" w:rsidDel="00000000" w:rsidP="00000000" w:rsidRDefault="00000000" w:rsidRPr="00000000" w14:paraId="00000397">
            <w:pPr>
              <w:spacing w:after="0" w:line="240" w:lineRule="auto"/>
              <w:ind w:firstLine="0"/>
              <w:jc w:val="center"/>
              <w:rPr>
                <w:color w:val="000000"/>
              </w:rPr>
            </w:pPr>
            <w:r w:rsidDel="00000000" w:rsidR="00000000" w:rsidRPr="00000000">
              <w:rPr>
                <w:color w:val="000000"/>
                <w:rtl w:val="0"/>
              </w:rPr>
              <w:t xml:space="preserve">2</w:t>
            </w:r>
          </w:p>
        </w:tc>
        <w:tc>
          <w:tcPr>
            <w:tcBorders>
              <w:top w:color="000000" w:space="0" w:sz="0" w:val="nil"/>
              <w:right w:color="000000" w:space="0" w:sz="0" w:val="nil"/>
            </w:tcBorders>
            <w:shd w:fill="auto" w:val="clear"/>
            <w:vAlign w:val="center"/>
          </w:tcPr>
          <w:p w:rsidR="00000000" w:rsidDel="00000000" w:rsidP="00000000" w:rsidRDefault="00000000" w:rsidRPr="00000000" w14:paraId="00000398">
            <w:pPr>
              <w:spacing w:after="0" w:line="240" w:lineRule="auto"/>
              <w:ind w:firstLine="0"/>
              <w:jc w:val="center"/>
              <w:rPr>
                <w:color w:val="000000"/>
              </w:rPr>
            </w:pPr>
            <w:r w:rsidDel="00000000" w:rsidR="00000000" w:rsidRPr="00000000">
              <w:rPr>
                <w:color w:val="000000"/>
                <w:rtl w:val="0"/>
              </w:rPr>
              <w:t xml:space="preserve">0.10</w:t>
            </w:r>
          </w:p>
        </w:tc>
      </w:tr>
      <w:tr>
        <w:trPr>
          <w:cantSplit w:val="0"/>
          <w:trHeight w:val="454" w:hRule="atLeast"/>
          <w:tblHeader w:val="0"/>
        </w:trPr>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9">
            <w:pPr>
              <w:spacing w:after="0" w:line="240" w:lineRule="auto"/>
              <w:ind w:firstLine="0"/>
              <w:jc w:val="left"/>
              <w:rPr>
                <w:color w:val="000000"/>
              </w:rPr>
            </w:pPr>
            <w:r w:rsidDel="00000000" w:rsidR="00000000" w:rsidRPr="00000000">
              <w:rPr>
                <w:color w:val="000000"/>
                <w:rtl w:val="0"/>
              </w:rPr>
              <w:t xml:space="preserve">Portability</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9A">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0" w:val="nil"/>
              <w:left w:color="000000" w:space="0" w:sz="4" w:val="single"/>
              <w:bottom w:color="000000" w:space="0" w:sz="4" w:val="single"/>
            </w:tcBorders>
            <w:shd w:fill="auto" w:val="clear"/>
            <w:vAlign w:val="center"/>
          </w:tcPr>
          <w:p w:rsidR="00000000" w:rsidDel="00000000" w:rsidP="00000000" w:rsidRDefault="00000000" w:rsidRPr="00000000" w14:paraId="0000039B">
            <w:pPr>
              <w:spacing w:after="0" w:line="240" w:lineRule="auto"/>
              <w:ind w:firstLine="0"/>
              <w:jc w:val="center"/>
              <w:rPr>
                <w:color w:val="000000"/>
              </w:rPr>
            </w:pPr>
            <w:r w:rsidDel="00000000" w:rsidR="00000000" w:rsidRPr="00000000">
              <w:rPr>
                <w:color w:val="000000"/>
                <w:rtl w:val="0"/>
              </w:rPr>
              <w:t xml:space="preserve">2</w:t>
            </w:r>
          </w:p>
        </w:tc>
        <w:tc>
          <w:tcPr>
            <w:tcBorders>
              <w:top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C">
            <w:pPr>
              <w:spacing w:after="0" w:line="240" w:lineRule="auto"/>
              <w:ind w:firstLine="0"/>
              <w:jc w:val="center"/>
              <w:rPr>
                <w:color w:val="000000"/>
              </w:rPr>
            </w:pPr>
            <w:r w:rsidDel="00000000" w:rsidR="00000000" w:rsidRPr="00000000">
              <w:rPr>
                <w:color w:val="000000"/>
                <w:rtl w:val="0"/>
              </w:rPr>
              <w:t xml:space="preserve">0.10</w:t>
            </w:r>
          </w:p>
        </w:tc>
        <w:tc>
          <w:tcPr>
            <w:tcBorders>
              <w:top w:color="000000" w:space="0" w:sz="0" w:val="nil"/>
              <w:left w:color="000000" w:space="0" w:sz="4" w:val="single"/>
              <w:bottom w:color="000000" w:space="0" w:sz="4" w:val="single"/>
            </w:tcBorders>
            <w:shd w:fill="auto" w:val="clear"/>
            <w:vAlign w:val="center"/>
          </w:tcPr>
          <w:p w:rsidR="00000000" w:rsidDel="00000000" w:rsidP="00000000" w:rsidRDefault="00000000" w:rsidRPr="00000000" w14:paraId="0000039D">
            <w:pPr>
              <w:spacing w:after="0" w:line="240" w:lineRule="auto"/>
              <w:ind w:firstLine="0"/>
              <w:jc w:val="center"/>
              <w:rPr>
                <w:color w:val="000000"/>
              </w:rPr>
            </w:pPr>
            <w:r w:rsidDel="00000000" w:rsidR="00000000" w:rsidRPr="00000000">
              <w:rPr>
                <w:color w:val="000000"/>
                <w:rtl w:val="0"/>
              </w:rPr>
              <w:t xml:space="preserve">2</w:t>
            </w:r>
          </w:p>
        </w:tc>
        <w:tc>
          <w:tcPr>
            <w:tcBorders>
              <w:top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E">
            <w:pPr>
              <w:spacing w:after="0" w:line="240" w:lineRule="auto"/>
              <w:ind w:firstLine="0"/>
              <w:jc w:val="center"/>
              <w:rPr>
                <w:color w:val="000000"/>
              </w:rPr>
            </w:pPr>
            <w:r w:rsidDel="00000000" w:rsidR="00000000" w:rsidRPr="00000000">
              <w:rPr>
                <w:color w:val="000000"/>
                <w:rtl w:val="0"/>
              </w:rPr>
              <w:t xml:space="preserve">0.10</w:t>
            </w:r>
          </w:p>
        </w:tc>
        <w:tc>
          <w:tcPr>
            <w:tcBorders>
              <w:top w:color="000000" w:space="0" w:sz="0" w:val="nil"/>
              <w:left w:color="000000" w:space="0" w:sz="4" w:val="single"/>
              <w:bottom w:color="000000" w:space="0" w:sz="4" w:val="single"/>
            </w:tcBorders>
            <w:shd w:fill="auto" w:val="clear"/>
            <w:vAlign w:val="center"/>
          </w:tcPr>
          <w:p w:rsidR="00000000" w:rsidDel="00000000" w:rsidP="00000000" w:rsidRDefault="00000000" w:rsidRPr="00000000" w14:paraId="0000039F">
            <w:pPr>
              <w:spacing w:after="0" w:line="240" w:lineRule="auto"/>
              <w:ind w:firstLine="0"/>
              <w:jc w:val="center"/>
              <w:rPr>
                <w:color w:val="000000"/>
              </w:rPr>
            </w:pPr>
            <w:r w:rsidDel="00000000" w:rsidR="00000000" w:rsidRPr="00000000">
              <w:rPr>
                <w:color w:val="000000"/>
                <w:rtl w:val="0"/>
              </w:rPr>
              <w:t xml:space="preserve">1</w:t>
            </w:r>
          </w:p>
        </w:tc>
        <w:tc>
          <w:tcPr>
            <w:tcBorders>
              <w:top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0">
            <w:pPr>
              <w:spacing w:after="0" w:line="240" w:lineRule="auto"/>
              <w:ind w:firstLine="0"/>
              <w:jc w:val="center"/>
              <w:rPr>
                <w:color w:val="000000"/>
              </w:rPr>
            </w:pPr>
            <w:r w:rsidDel="00000000" w:rsidR="00000000" w:rsidRPr="00000000">
              <w:rPr>
                <w:color w:val="000000"/>
                <w:rtl w:val="0"/>
              </w:rPr>
              <w:t xml:space="preserve">0.05</w:t>
            </w:r>
          </w:p>
        </w:tc>
        <w:tc>
          <w:tcPr>
            <w:tcBorders>
              <w:top w:color="000000" w:space="0" w:sz="0" w:val="nil"/>
              <w:left w:color="000000" w:space="0" w:sz="4" w:val="single"/>
              <w:bottom w:color="000000" w:space="0" w:sz="4" w:val="single"/>
            </w:tcBorders>
            <w:shd w:fill="auto" w:val="clear"/>
            <w:vAlign w:val="center"/>
          </w:tcPr>
          <w:p w:rsidR="00000000" w:rsidDel="00000000" w:rsidP="00000000" w:rsidRDefault="00000000" w:rsidRPr="00000000" w14:paraId="000003A1">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A2">
            <w:pPr>
              <w:spacing w:after="0" w:line="240" w:lineRule="auto"/>
              <w:ind w:firstLine="0"/>
              <w:jc w:val="center"/>
              <w:rPr>
                <w:color w:val="000000"/>
              </w:rPr>
            </w:pPr>
            <w:r w:rsidDel="00000000" w:rsidR="00000000" w:rsidRPr="00000000">
              <w:rPr>
                <w:color w:val="000000"/>
                <w:rtl w:val="0"/>
              </w:rPr>
              <w:t xml:space="preserve">0.25</w:t>
            </w:r>
          </w:p>
        </w:tc>
      </w:tr>
      <w:tr>
        <w:trPr>
          <w:cantSplit w:val="0"/>
          <w:trHeight w:val="652" w:hRule="atLeast"/>
          <w:tblHeader w:val="0"/>
        </w:trPr>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A3">
            <w:pPr>
              <w:spacing w:after="0" w:line="240" w:lineRule="auto"/>
              <w:ind w:firstLine="0"/>
              <w:jc w:val="center"/>
              <w:rPr>
                <w:color w:val="000000"/>
              </w:rPr>
            </w:pPr>
            <w:r w:rsidDel="00000000" w:rsidR="00000000" w:rsidRPr="00000000">
              <w:rPr>
                <w:color w:val="000000"/>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A4">
            <w:pPr>
              <w:spacing w:after="0" w:line="240" w:lineRule="auto"/>
              <w:ind w:firstLine="0"/>
              <w:jc w:val="center"/>
              <w:rPr>
                <w:color w:val="000000"/>
              </w:rPr>
            </w:pPr>
            <w:r w:rsidDel="00000000" w:rsidR="00000000" w:rsidRPr="00000000">
              <w:rPr>
                <w:color w:val="000000"/>
                <w:rtl w:val="0"/>
              </w:rPr>
              <w:t xml:space="preserve">Total</w:t>
              <w:br w:type="textWrapping"/>
              <w:t xml:space="preserve">Score</w:t>
            </w:r>
          </w:p>
        </w:tc>
        <w:tc>
          <w:tcPr>
            <w:gridSpan w:val="2"/>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A5">
            <w:pPr>
              <w:spacing w:after="0" w:line="240" w:lineRule="auto"/>
              <w:ind w:firstLine="0"/>
              <w:jc w:val="center"/>
              <w:rPr>
                <w:color w:val="000000"/>
              </w:rPr>
            </w:pPr>
            <w:r w:rsidDel="00000000" w:rsidR="00000000" w:rsidRPr="00000000">
              <w:rPr>
                <w:color w:val="000000"/>
                <w:rtl w:val="0"/>
              </w:rPr>
              <w:t xml:space="preserve">3.58</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3A7">
            <w:pPr>
              <w:spacing w:after="0" w:line="240" w:lineRule="auto"/>
              <w:ind w:firstLine="0"/>
              <w:jc w:val="center"/>
              <w:rPr>
                <w:color w:val="000000"/>
              </w:rPr>
            </w:pPr>
            <w:r w:rsidDel="00000000" w:rsidR="00000000" w:rsidRPr="00000000">
              <w:rPr>
                <w:color w:val="000000"/>
                <w:rtl w:val="0"/>
              </w:rPr>
              <w:t xml:space="preserve">3.57</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3A9">
            <w:pPr>
              <w:spacing w:after="0" w:line="240" w:lineRule="auto"/>
              <w:ind w:firstLine="0"/>
              <w:jc w:val="center"/>
              <w:rPr>
                <w:color w:val="000000"/>
              </w:rPr>
            </w:pPr>
            <w:r w:rsidDel="00000000" w:rsidR="00000000" w:rsidRPr="00000000">
              <w:rPr>
                <w:color w:val="000000"/>
                <w:rtl w:val="0"/>
              </w:rPr>
              <w:t xml:space="preserve">4.12</w:t>
            </w:r>
          </w:p>
        </w:tc>
        <w:tc>
          <w:tcPr>
            <w:gridSpan w:val="2"/>
            <w:tcBorders>
              <w:top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3AB">
            <w:pPr>
              <w:spacing w:after="0" w:line="240" w:lineRule="auto"/>
              <w:ind w:firstLine="0"/>
              <w:jc w:val="center"/>
              <w:rPr>
                <w:color w:val="000000"/>
              </w:rPr>
            </w:pPr>
            <w:r w:rsidDel="00000000" w:rsidR="00000000" w:rsidRPr="00000000">
              <w:rPr>
                <w:color w:val="000000"/>
                <w:rtl w:val="0"/>
              </w:rPr>
              <w:t xml:space="preserve">2.08</w:t>
            </w:r>
          </w:p>
        </w:tc>
      </w:tr>
      <w:tr>
        <w:trPr>
          <w:cantSplit w:val="0"/>
          <w:trHeight w:val="340" w:hRule="atLeast"/>
          <w:tblHeader w:val="0"/>
        </w:trPr>
        <w:tc>
          <w:tcPr>
            <w:tcBorders>
              <w:left w:color="000000" w:space="0" w:sz="0" w:val="nil"/>
              <w:right w:color="000000" w:space="0" w:sz="4" w:val="single"/>
            </w:tcBorders>
            <w:shd w:fill="auto" w:val="clear"/>
            <w:vAlign w:val="center"/>
          </w:tcPr>
          <w:p w:rsidR="00000000" w:rsidDel="00000000" w:rsidP="00000000" w:rsidRDefault="00000000" w:rsidRPr="00000000" w14:paraId="000003AD">
            <w:pPr>
              <w:spacing w:after="0" w:line="240" w:lineRule="auto"/>
              <w:ind w:firstLine="0"/>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AE">
            <w:pPr>
              <w:spacing w:after="0" w:line="240" w:lineRule="auto"/>
              <w:ind w:firstLine="0"/>
              <w:jc w:val="center"/>
              <w:rPr>
                <w:color w:val="000000"/>
              </w:rPr>
            </w:pPr>
            <w:r w:rsidDel="00000000" w:rsidR="00000000" w:rsidRPr="00000000">
              <w:rPr>
                <w:color w:val="000000"/>
                <w:rtl w:val="0"/>
              </w:rPr>
              <w:t xml:space="preserve">Rank</w:t>
            </w:r>
          </w:p>
        </w:tc>
        <w:tc>
          <w:tcPr>
            <w:gridSpan w:val="2"/>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AF">
            <w:pPr>
              <w:spacing w:after="0" w:line="240" w:lineRule="auto"/>
              <w:ind w:firstLine="0"/>
              <w:jc w:val="center"/>
              <w:rPr>
                <w:color w:val="000000"/>
              </w:rPr>
            </w:pPr>
            <w:r w:rsidDel="00000000" w:rsidR="00000000" w:rsidRPr="00000000">
              <w:rPr>
                <w:color w:val="000000"/>
                <w:rtl w:val="0"/>
              </w:rPr>
              <w:t xml:space="preserve">2</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3B1">
            <w:pPr>
              <w:spacing w:after="0" w:line="240" w:lineRule="auto"/>
              <w:ind w:firstLine="0"/>
              <w:jc w:val="center"/>
              <w:rPr>
                <w:color w:val="000000"/>
              </w:rPr>
            </w:pPr>
            <w:r w:rsidDel="00000000" w:rsidR="00000000" w:rsidRPr="00000000">
              <w:rPr>
                <w:color w:val="000000"/>
                <w:rtl w:val="0"/>
              </w:rPr>
              <w:t xml:space="preserve">3</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3B3">
            <w:pPr>
              <w:spacing w:after="0" w:line="240" w:lineRule="auto"/>
              <w:ind w:firstLine="0"/>
              <w:jc w:val="center"/>
              <w:rPr>
                <w:color w:val="000000"/>
              </w:rPr>
            </w:pPr>
            <w:r w:rsidDel="00000000" w:rsidR="00000000" w:rsidRPr="00000000">
              <w:rPr>
                <w:color w:val="000000"/>
                <w:rtl w:val="0"/>
              </w:rPr>
              <w:t xml:space="preserve">1</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3B5">
            <w:pPr>
              <w:spacing w:after="0" w:line="240" w:lineRule="auto"/>
              <w:ind w:firstLine="0"/>
              <w:jc w:val="center"/>
              <w:rPr>
                <w:color w:val="000000"/>
              </w:rPr>
            </w:pPr>
            <w:r w:rsidDel="00000000" w:rsidR="00000000" w:rsidRPr="00000000">
              <w:rPr>
                <w:color w:val="000000"/>
                <w:rtl w:val="0"/>
              </w:rPr>
              <w:t xml:space="preserve">8</w:t>
            </w:r>
          </w:p>
        </w:tc>
      </w:tr>
      <w:tr>
        <w:trPr>
          <w:cantSplit w:val="0"/>
          <w:trHeight w:val="340" w:hRule="atLeast"/>
          <w:tblHeader w:val="0"/>
        </w:trPr>
        <w:tc>
          <w:tcPr>
            <w:tcBorders>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7">
            <w:pPr>
              <w:spacing w:after="0" w:line="240" w:lineRule="auto"/>
              <w:ind w:firstLine="0"/>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B8">
            <w:pPr>
              <w:spacing w:after="0" w:line="240" w:lineRule="auto"/>
              <w:ind w:firstLine="0"/>
              <w:jc w:val="center"/>
              <w:rPr>
                <w:color w:val="000000"/>
              </w:rPr>
            </w:pPr>
            <w:r w:rsidDel="00000000" w:rsidR="00000000" w:rsidRPr="00000000">
              <w:rPr>
                <w:color w:val="000000"/>
                <w:rtl w:val="0"/>
              </w:rPr>
              <w:t xml:space="preserve">Status</w:t>
            </w:r>
          </w:p>
        </w:tc>
        <w:tc>
          <w:tcPr>
            <w:gridSpan w:val="2"/>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B9">
            <w:pPr>
              <w:spacing w:after="0" w:line="240" w:lineRule="auto"/>
              <w:ind w:firstLine="0"/>
              <w:jc w:val="center"/>
              <w:rPr>
                <w:color w:val="000000"/>
              </w:rPr>
            </w:pPr>
            <w:r w:rsidDel="00000000" w:rsidR="00000000" w:rsidRPr="00000000">
              <w:rPr>
                <w:color w:val="000000"/>
                <w:rtl w:val="0"/>
              </w:rPr>
              <w:t xml:space="preserve">Yes</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3BB">
            <w:pPr>
              <w:spacing w:after="0" w:line="240" w:lineRule="auto"/>
              <w:ind w:firstLine="0"/>
              <w:jc w:val="center"/>
              <w:rPr>
                <w:color w:val="000000"/>
              </w:rPr>
            </w:pPr>
            <w:r w:rsidDel="00000000" w:rsidR="00000000" w:rsidRPr="00000000">
              <w:rPr>
                <w:color w:val="000000"/>
                <w:rtl w:val="0"/>
              </w:rPr>
              <w:t xml:space="preserve">No</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3BD">
            <w:pPr>
              <w:spacing w:after="0" w:line="240" w:lineRule="auto"/>
              <w:ind w:firstLine="0"/>
              <w:jc w:val="center"/>
              <w:rPr>
                <w:color w:val="000000"/>
              </w:rPr>
            </w:pPr>
            <w:r w:rsidDel="00000000" w:rsidR="00000000" w:rsidRPr="00000000">
              <w:rPr>
                <w:color w:val="000000"/>
                <w:rtl w:val="0"/>
              </w:rPr>
              <w:t xml:space="preserve">Yes</w:t>
            </w:r>
          </w:p>
        </w:tc>
        <w:tc>
          <w:tcPr>
            <w:gridSpan w:val="2"/>
            <w:tcBorders>
              <w:top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3BF">
            <w:pPr>
              <w:spacing w:after="0" w:line="240" w:lineRule="auto"/>
              <w:ind w:firstLine="0"/>
              <w:jc w:val="center"/>
              <w:rPr>
                <w:color w:val="000000"/>
              </w:rPr>
            </w:pPr>
            <w:r w:rsidDel="00000000" w:rsidR="00000000" w:rsidRPr="00000000">
              <w:rPr>
                <w:color w:val="000000"/>
                <w:rtl w:val="0"/>
              </w:rPr>
              <w:t xml:space="preserve">No</w:t>
            </w:r>
          </w:p>
        </w:tc>
      </w:tr>
    </w:tbl>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t xml:space="preserve">Last but not least, the concepts considering preparation of the bottles for transport are evaluated in Table </w:t>
      </w:r>
      <w:r w:rsidDel="00000000" w:rsidR="00000000" w:rsidRPr="00000000">
        <w:rPr>
          <w:highlight w:val="yellow"/>
          <w:rtl w:val="0"/>
        </w:rPr>
        <w:t xml:space="preserve">XX</w:t>
      </w:r>
      <w:r w:rsidDel="00000000" w:rsidR="00000000" w:rsidRPr="00000000">
        <w:rPr>
          <w:rtl w:val="0"/>
        </w:rPr>
        <w:t xml:space="preserve">. In contrast to the previous decision matrices, the category focusing on transport efficiency has been weighed higher than the OPEX and CAPEX of the product. The reason for this is the costs that arise from transportation, which do not appear in the expenditures of the device itself. Especially if the space in the truck is limited, minimization of the transport volume per bottle is crucial to avoid extra trips of the collection truck. Cutting the bottles and stacking them on a pole, crushing them manually, and packing them in crates uncrushed have received the highest scores. Once an assessment of the actual available transport space for collecting cleaned bottles in the Chibuku trucks has been made, the importance of the second category might be adjusted. Thus, concept a) has still been taken to the next phase of development since it not only reduces the transport space per bottle but also allows for quality control of the cleaning process. A cut bottle can be investigated on cleanliness from the inside and the outside, whereas a crushed bottle allows no option for an internal quality check. At least, bottles stored according to concept e) might be assessed by a glimpse through the opening.</w:t>
      </w:r>
    </w:p>
    <w:p w:rsidR="00000000" w:rsidDel="00000000" w:rsidP="00000000" w:rsidRDefault="00000000" w:rsidRPr="00000000" w14:paraId="000003C3">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578"/>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Table 8: Concept Selection of Cleaning.</w:t>
      </w:r>
    </w:p>
    <w:tbl>
      <w:tblPr>
        <w:tblStyle w:val="Table9"/>
        <w:tblpPr w:leftFromText="141" w:rightFromText="141" w:topFromText="0" w:bottomFromText="0" w:vertAnchor="page" w:horzAnchor="margin" w:tblpXSpec="center" w:tblpY="1825"/>
        <w:tblW w:w="8452.0" w:type="dxa"/>
        <w:jc w:val="left"/>
        <w:tblLayout w:type="fixed"/>
        <w:tblLook w:val="0400"/>
      </w:tblPr>
      <w:tblGrid>
        <w:gridCol w:w="1843"/>
        <w:gridCol w:w="956"/>
        <w:gridCol w:w="462"/>
        <w:gridCol w:w="681"/>
        <w:gridCol w:w="461"/>
        <w:gridCol w:w="690"/>
        <w:gridCol w:w="461"/>
        <w:gridCol w:w="707"/>
        <w:gridCol w:w="523"/>
        <w:gridCol w:w="620"/>
        <w:gridCol w:w="523"/>
        <w:gridCol w:w="525"/>
        <w:tblGridChange w:id="0">
          <w:tblGrid>
            <w:gridCol w:w="1843"/>
            <w:gridCol w:w="956"/>
            <w:gridCol w:w="462"/>
            <w:gridCol w:w="681"/>
            <w:gridCol w:w="461"/>
            <w:gridCol w:w="690"/>
            <w:gridCol w:w="461"/>
            <w:gridCol w:w="707"/>
            <w:gridCol w:w="523"/>
            <w:gridCol w:w="620"/>
            <w:gridCol w:w="523"/>
            <w:gridCol w:w="525"/>
          </w:tblGrid>
        </w:tblGridChange>
      </w:tblGrid>
      <w:tr>
        <w:trPr>
          <w:cantSplit w:val="0"/>
          <w:trHeight w:val="340" w:hRule="atLeast"/>
          <w:tblHeader w:val="0"/>
        </w:trPr>
        <w:tc>
          <w:tcPr>
            <w:tcBorders>
              <w:top w:color="000000" w:space="0" w:sz="4" w:val="single"/>
              <w:left w:color="000000" w:space="0" w:sz="0" w:val="nil"/>
              <w:bottom w:color="000000" w:space="0" w:sz="4" w:val="single"/>
            </w:tcBorders>
            <w:shd w:fill="auto" w:val="clear"/>
            <w:vAlign w:val="center"/>
          </w:tcPr>
          <w:p w:rsidR="00000000" w:rsidDel="00000000" w:rsidP="00000000" w:rsidRDefault="00000000" w:rsidRPr="00000000" w14:paraId="000003C4">
            <w:pPr>
              <w:spacing w:after="0" w:line="240" w:lineRule="auto"/>
              <w:ind w:firstLine="0"/>
              <w:jc w:val="left"/>
              <w:rPr>
                <w:b w:val="1"/>
                <w:color w:val="000000"/>
              </w:rPr>
            </w:pPr>
            <w:r w:rsidDel="00000000" w:rsidR="00000000" w:rsidRPr="00000000">
              <w:rPr>
                <w:b w:val="1"/>
                <w:color w:val="000000"/>
                <w:rtl w:val="0"/>
              </w:rPr>
              <w:t xml:space="preserve"> Concepts</w:t>
            </w:r>
          </w:p>
        </w:tc>
        <w:tc>
          <w:tcPr>
            <w:tcBorders>
              <w:top w:color="000000" w:space="0" w:sz="4" w:val="single"/>
              <w:bottom w:color="000000" w:space="0" w:sz="4" w:val="single"/>
            </w:tcBorders>
            <w:shd w:fill="auto" w:val="clear"/>
            <w:vAlign w:val="center"/>
          </w:tcPr>
          <w:p w:rsidR="00000000" w:rsidDel="00000000" w:rsidP="00000000" w:rsidRDefault="00000000" w:rsidRPr="00000000" w14:paraId="000003C5">
            <w:pPr>
              <w:spacing w:after="0" w:line="240" w:lineRule="auto"/>
              <w:ind w:firstLine="0"/>
              <w:jc w:val="center"/>
              <w:rPr>
                <w:b w:val="1"/>
                <w:color w:val="000000"/>
              </w:rPr>
            </w:pPr>
            <w:r w:rsidDel="00000000" w:rsidR="00000000" w:rsidRPr="00000000">
              <w:rPr>
                <w:b w:val="1"/>
                <w:color w:val="000000"/>
                <w:rtl w:val="0"/>
              </w:rPr>
              <w:t xml:space="preserve"> </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3C6">
            <w:pPr>
              <w:spacing w:after="0" w:line="240" w:lineRule="auto"/>
              <w:ind w:firstLine="0"/>
              <w:jc w:val="center"/>
              <w:rPr>
                <w:b w:val="1"/>
                <w:color w:val="000000"/>
              </w:rPr>
            </w:pPr>
            <w:r w:rsidDel="00000000" w:rsidR="00000000" w:rsidRPr="00000000">
              <w:rPr>
                <w:b w:val="1"/>
                <w:color w:val="000000"/>
                <w:rtl w:val="0"/>
              </w:rPr>
              <w:t xml:space="preserve">3A</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3C8">
            <w:pPr>
              <w:spacing w:after="0" w:line="240" w:lineRule="auto"/>
              <w:ind w:firstLine="0"/>
              <w:jc w:val="center"/>
              <w:rPr>
                <w:b w:val="1"/>
                <w:color w:val="000000"/>
              </w:rPr>
            </w:pPr>
            <w:r w:rsidDel="00000000" w:rsidR="00000000" w:rsidRPr="00000000">
              <w:rPr>
                <w:b w:val="1"/>
                <w:color w:val="000000"/>
                <w:rtl w:val="0"/>
              </w:rPr>
              <w:t xml:space="preserve">3B</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3CA">
            <w:pPr>
              <w:spacing w:after="0" w:line="240" w:lineRule="auto"/>
              <w:ind w:firstLine="0"/>
              <w:jc w:val="center"/>
              <w:rPr>
                <w:b w:val="1"/>
                <w:color w:val="000000"/>
              </w:rPr>
            </w:pPr>
            <w:r w:rsidDel="00000000" w:rsidR="00000000" w:rsidRPr="00000000">
              <w:rPr>
                <w:b w:val="1"/>
                <w:color w:val="000000"/>
                <w:rtl w:val="0"/>
              </w:rPr>
              <w:t xml:space="preserve">3C</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3CC">
            <w:pPr>
              <w:spacing w:after="0" w:line="240" w:lineRule="auto"/>
              <w:ind w:firstLine="0"/>
              <w:jc w:val="center"/>
              <w:rPr>
                <w:b w:val="1"/>
                <w:color w:val="000000"/>
              </w:rPr>
            </w:pPr>
            <w:r w:rsidDel="00000000" w:rsidR="00000000" w:rsidRPr="00000000">
              <w:rPr>
                <w:b w:val="1"/>
                <w:color w:val="000000"/>
                <w:rtl w:val="0"/>
              </w:rPr>
              <w:t xml:space="preserve">3D</w:t>
            </w:r>
          </w:p>
        </w:tc>
        <w:tc>
          <w:tcPr>
            <w:gridSpan w:val="2"/>
            <w:tcBorders>
              <w:top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3CE">
            <w:pPr>
              <w:spacing w:after="0" w:line="240" w:lineRule="auto"/>
              <w:ind w:firstLine="0"/>
              <w:jc w:val="center"/>
              <w:rPr>
                <w:b w:val="1"/>
                <w:color w:val="000000"/>
              </w:rPr>
            </w:pPr>
            <w:r w:rsidDel="00000000" w:rsidR="00000000" w:rsidRPr="00000000">
              <w:rPr>
                <w:b w:val="1"/>
                <w:color w:val="000000"/>
                <w:rtl w:val="0"/>
              </w:rPr>
              <w:t xml:space="preserve">3E</w:t>
            </w:r>
          </w:p>
        </w:tc>
      </w:tr>
      <w:tr>
        <w:trPr>
          <w:cantSplit w:val="1"/>
          <w:trHeight w:val="981" w:hRule="atLeast"/>
          <w:tblHeader w:val="0"/>
        </w:trPr>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0">
            <w:pPr>
              <w:spacing w:after="0" w:line="240" w:lineRule="auto"/>
              <w:ind w:firstLine="0"/>
              <w:jc w:val="center"/>
              <w:rPr>
                <w:b w:val="1"/>
                <w:color w:val="000000"/>
              </w:rPr>
            </w:pPr>
            <w:r w:rsidDel="00000000" w:rsidR="00000000" w:rsidRPr="00000000">
              <w:rPr>
                <w:b w:val="1"/>
                <w:color w:val="000000"/>
                <w:rtl w:val="0"/>
              </w:rPr>
              <w:t xml:space="preserve">Selection Criteria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D1">
            <w:pPr>
              <w:spacing w:after="0" w:line="240" w:lineRule="auto"/>
              <w:ind w:left="113" w:right="113" w:firstLine="0"/>
              <w:jc w:val="center"/>
              <w:rPr>
                <w:color w:val="000000"/>
              </w:rPr>
            </w:pPr>
            <w:r w:rsidDel="00000000" w:rsidR="00000000" w:rsidRPr="00000000">
              <w:rPr>
                <w:color w:val="000000"/>
                <w:rtl w:val="0"/>
              </w:rPr>
              <w:t xml:space="preserve">Weight</w:t>
              <w:br w:type="textWrapping"/>
              <w:t xml:space="preserve">[%]</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D2">
            <w:pPr>
              <w:spacing w:after="0" w:line="240" w:lineRule="auto"/>
              <w:ind w:left="113" w:right="113" w:firstLine="0"/>
              <w:jc w:val="center"/>
              <w:rPr>
                <w:color w:val="000000"/>
              </w:rPr>
            </w:pPr>
            <w:r w:rsidDel="00000000" w:rsidR="00000000" w:rsidRPr="00000000">
              <w:rPr>
                <w:color w:val="000000"/>
                <w:rtl w:val="0"/>
              </w:rPr>
              <w:t xml:space="preserve">Rating</w:t>
            </w:r>
          </w:p>
        </w:tc>
        <w:tc>
          <w:tcPr>
            <w:tcBorders>
              <w:top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D3">
            <w:pPr>
              <w:spacing w:after="0" w:line="240" w:lineRule="auto"/>
              <w:ind w:left="113" w:right="113" w:firstLine="0"/>
              <w:jc w:val="center"/>
              <w:rPr>
                <w:color w:val="000000"/>
              </w:rPr>
            </w:pPr>
            <w:r w:rsidDel="00000000" w:rsidR="00000000" w:rsidRPr="00000000">
              <w:rPr>
                <w:color w:val="000000"/>
                <w:rtl w:val="0"/>
              </w:rPr>
              <w:t xml:space="preserve">Score</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D4">
            <w:pPr>
              <w:spacing w:after="0" w:line="240" w:lineRule="auto"/>
              <w:ind w:left="113" w:right="113" w:firstLine="0"/>
              <w:jc w:val="center"/>
              <w:rPr>
                <w:color w:val="000000"/>
              </w:rPr>
            </w:pPr>
            <w:r w:rsidDel="00000000" w:rsidR="00000000" w:rsidRPr="00000000">
              <w:rPr>
                <w:color w:val="000000"/>
                <w:rtl w:val="0"/>
              </w:rPr>
              <w:t xml:space="preserve">Rating</w:t>
            </w:r>
          </w:p>
        </w:tc>
        <w:tc>
          <w:tcPr>
            <w:tcBorders>
              <w:top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D5">
            <w:pPr>
              <w:spacing w:after="0" w:line="240" w:lineRule="auto"/>
              <w:ind w:left="113" w:right="113" w:firstLine="0"/>
              <w:jc w:val="center"/>
              <w:rPr>
                <w:color w:val="000000"/>
              </w:rPr>
            </w:pPr>
            <w:r w:rsidDel="00000000" w:rsidR="00000000" w:rsidRPr="00000000">
              <w:rPr>
                <w:color w:val="000000"/>
                <w:rtl w:val="0"/>
              </w:rPr>
              <w:t xml:space="preserve">Score</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D6">
            <w:pPr>
              <w:spacing w:after="0" w:line="240" w:lineRule="auto"/>
              <w:ind w:left="113" w:right="113" w:firstLine="0"/>
              <w:jc w:val="center"/>
              <w:rPr>
                <w:color w:val="000000"/>
              </w:rPr>
            </w:pPr>
            <w:r w:rsidDel="00000000" w:rsidR="00000000" w:rsidRPr="00000000">
              <w:rPr>
                <w:color w:val="000000"/>
                <w:rtl w:val="0"/>
              </w:rPr>
              <w:t xml:space="preserve">Rating</w:t>
            </w:r>
          </w:p>
        </w:tc>
        <w:tc>
          <w:tcPr>
            <w:tcBorders>
              <w:top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D7">
            <w:pPr>
              <w:spacing w:after="0" w:line="240" w:lineRule="auto"/>
              <w:ind w:left="113" w:right="113" w:firstLine="0"/>
              <w:jc w:val="center"/>
              <w:rPr>
                <w:color w:val="000000"/>
              </w:rPr>
            </w:pPr>
            <w:r w:rsidDel="00000000" w:rsidR="00000000" w:rsidRPr="00000000">
              <w:rPr>
                <w:color w:val="000000"/>
                <w:rtl w:val="0"/>
              </w:rPr>
              <w:t xml:space="preserve">Score</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D8">
            <w:pPr>
              <w:spacing w:after="0" w:line="240" w:lineRule="auto"/>
              <w:ind w:left="113" w:right="113" w:firstLine="0"/>
              <w:jc w:val="center"/>
              <w:rPr>
                <w:color w:val="000000"/>
              </w:rPr>
            </w:pPr>
            <w:r w:rsidDel="00000000" w:rsidR="00000000" w:rsidRPr="00000000">
              <w:rPr>
                <w:color w:val="000000"/>
                <w:rtl w:val="0"/>
              </w:rPr>
              <w:t xml:space="preserve">Rating</w:t>
            </w:r>
          </w:p>
        </w:tc>
        <w:tc>
          <w:tcPr>
            <w:tcBorders>
              <w:top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D9">
            <w:pPr>
              <w:spacing w:after="0" w:line="240" w:lineRule="auto"/>
              <w:ind w:left="113" w:right="113" w:firstLine="0"/>
              <w:jc w:val="center"/>
              <w:rPr>
                <w:color w:val="000000"/>
              </w:rPr>
            </w:pPr>
            <w:r w:rsidDel="00000000" w:rsidR="00000000" w:rsidRPr="00000000">
              <w:rPr>
                <w:color w:val="000000"/>
                <w:rtl w:val="0"/>
              </w:rPr>
              <w:t xml:space="preserve">Score</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DA">
            <w:pPr>
              <w:spacing w:after="0" w:line="240" w:lineRule="auto"/>
              <w:ind w:left="113" w:right="113" w:firstLine="0"/>
              <w:jc w:val="center"/>
              <w:rPr>
                <w:color w:val="000000"/>
              </w:rPr>
            </w:pPr>
            <w:r w:rsidDel="00000000" w:rsidR="00000000" w:rsidRPr="00000000">
              <w:rPr>
                <w:color w:val="000000"/>
                <w:rtl w:val="0"/>
              </w:rPr>
              <w:t xml:space="preserve">Rating</w:t>
            </w:r>
          </w:p>
        </w:tc>
        <w:tc>
          <w:tcPr>
            <w:tcBorders>
              <w:top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3DB">
            <w:pPr>
              <w:spacing w:after="0" w:line="240" w:lineRule="auto"/>
              <w:ind w:left="113" w:right="113" w:firstLine="0"/>
              <w:jc w:val="center"/>
              <w:rPr>
                <w:color w:val="000000"/>
              </w:rPr>
            </w:pPr>
            <w:r w:rsidDel="00000000" w:rsidR="00000000" w:rsidRPr="00000000">
              <w:rPr>
                <w:color w:val="000000"/>
                <w:rtl w:val="0"/>
              </w:rPr>
              <w:t xml:space="preserve">Score</w:t>
            </w:r>
          </w:p>
        </w:tc>
      </w:tr>
      <w:tr>
        <w:trPr>
          <w:cantSplit w:val="0"/>
          <w:trHeight w:val="567" w:hRule="atLeast"/>
          <w:tblHeader w:val="0"/>
        </w:trPr>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DC">
            <w:pPr>
              <w:spacing w:after="0" w:line="240" w:lineRule="auto"/>
              <w:ind w:firstLine="0"/>
              <w:jc w:val="left"/>
              <w:rPr>
                <w:color w:val="000000"/>
              </w:rPr>
            </w:pPr>
            <w:r w:rsidDel="00000000" w:rsidR="00000000" w:rsidRPr="00000000">
              <w:rPr>
                <w:color w:val="000000"/>
                <w:rtl w:val="0"/>
              </w:rPr>
              <w:t xml:space="preserve">Worker Safety</w:t>
            </w:r>
          </w:p>
        </w:tc>
        <w:tc>
          <w:tcPr>
            <w:tcBorders>
              <w:top w:color="000000" w:space="0" w:sz="4" w:val="single"/>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3DD">
            <w:pPr>
              <w:spacing w:after="0" w:line="240" w:lineRule="auto"/>
              <w:ind w:firstLine="0"/>
              <w:jc w:val="center"/>
              <w:rPr>
                <w:color w:val="000000"/>
              </w:rPr>
            </w:pPr>
            <w:r w:rsidDel="00000000" w:rsidR="00000000" w:rsidRPr="00000000">
              <w:rPr>
                <w:color w:val="000000"/>
                <w:rtl w:val="0"/>
              </w:rPr>
              <w:t xml:space="preserve">15</w:t>
            </w:r>
          </w:p>
        </w:tc>
        <w:tc>
          <w:tcPr>
            <w:tcBorders>
              <w:top w:color="000000" w:space="0" w:sz="4" w:val="single"/>
              <w:left w:color="000000" w:space="0" w:sz="4" w:val="single"/>
              <w:bottom w:color="000000" w:space="0" w:sz="0" w:val="nil"/>
            </w:tcBorders>
            <w:shd w:fill="auto" w:val="clear"/>
            <w:vAlign w:val="center"/>
          </w:tcPr>
          <w:p w:rsidR="00000000" w:rsidDel="00000000" w:rsidP="00000000" w:rsidRDefault="00000000" w:rsidRPr="00000000" w14:paraId="000003DE">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3DF">
            <w:pPr>
              <w:spacing w:after="0" w:line="240" w:lineRule="auto"/>
              <w:ind w:firstLine="0"/>
              <w:jc w:val="center"/>
              <w:rPr>
                <w:color w:val="000000"/>
              </w:rPr>
            </w:pPr>
            <w:r w:rsidDel="00000000" w:rsidR="00000000" w:rsidRPr="00000000">
              <w:rPr>
                <w:color w:val="000000"/>
                <w:rtl w:val="0"/>
              </w:rPr>
              <w:t xml:space="preserve">0.45</w:t>
            </w:r>
          </w:p>
        </w:tc>
        <w:tc>
          <w:tcPr>
            <w:tcBorders>
              <w:top w:color="000000" w:space="0" w:sz="4" w:val="single"/>
              <w:left w:color="000000" w:space="0" w:sz="4" w:val="single"/>
              <w:bottom w:color="000000" w:space="0" w:sz="0" w:val="nil"/>
            </w:tcBorders>
            <w:shd w:fill="auto" w:val="clear"/>
            <w:vAlign w:val="center"/>
          </w:tcPr>
          <w:p w:rsidR="00000000" w:rsidDel="00000000" w:rsidP="00000000" w:rsidRDefault="00000000" w:rsidRPr="00000000" w14:paraId="000003E0">
            <w:pPr>
              <w:spacing w:after="0" w:line="240" w:lineRule="auto"/>
              <w:ind w:firstLine="0"/>
              <w:jc w:val="center"/>
              <w:rPr>
                <w:color w:val="000000"/>
              </w:rPr>
            </w:pPr>
            <w:r w:rsidDel="00000000" w:rsidR="00000000" w:rsidRPr="00000000">
              <w:rPr>
                <w:color w:val="000000"/>
                <w:rtl w:val="0"/>
              </w:rPr>
              <w:t xml:space="preserve">1</w:t>
            </w:r>
          </w:p>
        </w:tc>
        <w:tc>
          <w:tcPr>
            <w:tcBorders>
              <w:top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3E1">
            <w:pPr>
              <w:spacing w:after="0" w:line="240" w:lineRule="auto"/>
              <w:ind w:firstLine="0"/>
              <w:jc w:val="center"/>
              <w:rPr>
                <w:color w:val="000000"/>
              </w:rPr>
            </w:pPr>
            <w:r w:rsidDel="00000000" w:rsidR="00000000" w:rsidRPr="00000000">
              <w:rPr>
                <w:color w:val="000000"/>
                <w:rtl w:val="0"/>
              </w:rPr>
              <w:t xml:space="preserve">0.15</w:t>
            </w:r>
          </w:p>
        </w:tc>
        <w:tc>
          <w:tcPr>
            <w:tcBorders>
              <w:top w:color="000000" w:space="0" w:sz="4" w:val="single"/>
              <w:left w:color="000000" w:space="0" w:sz="4" w:val="single"/>
              <w:bottom w:color="000000" w:space="0" w:sz="0" w:val="nil"/>
            </w:tcBorders>
            <w:shd w:fill="auto" w:val="clear"/>
            <w:vAlign w:val="center"/>
          </w:tcPr>
          <w:p w:rsidR="00000000" w:rsidDel="00000000" w:rsidP="00000000" w:rsidRDefault="00000000" w:rsidRPr="00000000" w14:paraId="000003E2">
            <w:pPr>
              <w:spacing w:after="0" w:line="240" w:lineRule="auto"/>
              <w:ind w:firstLine="0"/>
              <w:jc w:val="center"/>
              <w:rPr>
                <w:color w:val="000000"/>
              </w:rPr>
            </w:pPr>
            <w:r w:rsidDel="00000000" w:rsidR="00000000" w:rsidRPr="00000000">
              <w:rPr>
                <w:color w:val="000000"/>
                <w:rtl w:val="0"/>
              </w:rPr>
              <w:t xml:space="preserve">4</w:t>
            </w:r>
          </w:p>
        </w:tc>
        <w:tc>
          <w:tcPr>
            <w:tcBorders>
              <w:top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3E3">
            <w:pPr>
              <w:spacing w:after="0" w:line="240" w:lineRule="auto"/>
              <w:ind w:firstLine="0"/>
              <w:jc w:val="center"/>
              <w:rPr>
                <w:color w:val="000000"/>
              </w:rPr>
            </w:pPr>
            <w:r w:rsidDel="00000000" w:rsidR="00000000" w:rsidRPr="00000000">
              <w:rPr>
                <w:color w:val="000000"/>
                <w:rtl w:val="0"/>
              </w:rPr>
              <w:t xml:space="preserve">0.60</w:t>
            </w:r>
          </w:p>
        </w:tc>
        <w:tc>
          <w:tcPr>
            <w:tcBorders>
              <w:top w:color="000000" w:space="0" w:sz="4" w:val="single"/>
              <w:left w:color="000000" w:space="0" w:sz="4" w:val="single"/>
              <w:bottom w:color="000000" w:space="0" w:sz="0" w:val="nil"/>
            </w:tcBorders>
            <w:shd w:fill="auto" w:val="clear"/>
            <w:vAlign w:val="center"/>
          </w:tcPr>
          <w:p w:rsidR="00000000" w:rsidDel="00000000" w:rsidP="00000000" w:rsidRDefault="00000000" w:rsidRPr="00000000" w14:paraId="000003E4">
            <w:pPr>
              <w:spacing w:after="0" w:line="240" w:lineRule="auto"/>
              <w:ind w:firstLine="0"/>
              <w:jc w:val="center"/>
              <w:rPr>
                <w:color w:val="000000"/>
              </w:rPr>
            </w:pPr>
            <w:r w:rsidDel="00000000" w:rsidR="00000000" w:rsidRPr="00000000">
              <w:rPr>
                <w:color w:val="000000"/>
                <w:rtl w:val="0"/>
              </w:rPr>
              <w:t xml:space="preserve">4</w:t>
            </w:r>
          </w:p>
        </w:tc>
        <w:tc>
          <w:tcPr>
            <w:tcBorders>
              <w:top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3E5">
            <w:pPr>
              <w:spacing w:after="0" w:line="240" w:lineRule="auto"/>
              <w:ind w:firstLine="0"/>
              <w:jc w:val="center"/>
              <w:rPr>
                <w:color w:val="000000"/>
              </w:rPr>
            </w:pPr>
            <w:r w:rsidDel="00000000" w:rsidR="00000000" w:rsidRPr="00000000">
              <w:rPr>
                <w:color w:val="000000"/>
                <w:rtl w:val="0"/>
              </w:rPr>
              <w:t xml:space="preserve">0.60</w:t>
            </w:r>
          </w:p>
        </w:tc>
        <w:tc>
          <w:tcPr>
            <w:tcBorders>
              <w:top w:color="000000" w:space="0" w:sz="4" w:val="single"/>
              <w:left w:color="000000" w:space="0" w:sz="4" w:val="single"/>
              <w:bottom w:color="000000" w:space="0" w:sz="0" w:val="nil"/>
            </w:tcBorders>
            <w:shd w:fill="auto" w:val="clear"/>
            <w:vAlign w:val="center"/>
          </w:tcPr>
          <w:p w:rsidR="00000000" w:rsidDel="00000000" w:rsidP="00000000" w:rsidRDefault="00000000" w:rsidRPr="00000000" w14:paraId="000003E6">
            <w:pPr>
              <w:spacing w:after="0" w:line="240" w:lineRule="auto"/>
              <w:ind w:firstLine="0"/>
              <w:jc w:val="center"/>
              <w:rPr>
                <w:color w:val="000000"/>
              </w:rPr>
            </w:pPr>
            <w:r w:rsidDel="00000000" w:rsidR="00000000" w:rsidRPr="00000000">
              <w:rPr>
                <w:color w:val="000000"/>
                <w:rtl w:val="0"/>
              </w:rPr>
              <w:t xml:space="preserve">4</w:t>
            </w:r>
          </w:p>
        </w:tc>
        <w:tc>
          <w:tcPr>
            <w:tcBorders>
              <w:top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3E7">
            <w:pPr>
              <w:spacing w:after="0" w:line="240" w:lineRule="auto"/>
              <w:ind w:firstLine="0"/>
              <w:jc w:val="center"/>
              <w:rPr>
                <w:color w:val="000000"/>
              </w:rPr>
            </w:pPr>
            <w:r w:rsidDel="00000000" w:rsidR="00000000" w:rsidRPr="00000000">
              <w:rPr>
                <w:color w:val="000000"/>
                <w:rtl w:val="0"/>
              </w:rPr>
              <w:t xml:space="preserve">0.60</w:t>
            </w:r>
          </w:p>
        </w:tc>
      </w:tr>
      <w:tr>
        <w:trPr>
          <w:cantSplit w:val="0"/>
          <w:trHeight w:val="567" w:hRule="atLeast"/>
          <w:tblHeader w:val="0"/>
        </w:trPr>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E8">
            <w:pPr>
              <w:spacing w:after="0" w:line="240" w:lineRule="auto"/>
              <w:ind w:firstLine="0"/>
              <w:jc w:val="left"/>
              <w:rPr>
                <w:color w:val="000000"/>
              </w:rPr>
            </w:pPr>
            <w:r w:rsidDel="00000000" w:rsidR="00000000" w:rsidRPr="00000000">
              <w:rPr>
                <w:color w:val="000000"/>
                <w:rtl w:val="0"/>
              </w:rPr>
              <w:t xml:space="preserve">Transport Space per bottle</w:t>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3E9">
            <w:pPr>
              <w:spacing w:after="0" w:line="240" w:lineRule="auto"/>
              <w:ind w:firstLine="0"/>
              <w:jc w:val="center"/>
              <w:rPr>
                <w:color w:val="000000"/>
              </w:rPr>
            </w:pPr>
            <w:r w:rsidDel="00000000" w:rsidR="00000000" w:rsidRPr="00000000">
              <w:rPr>
                <w:color w:val="000000"/>
                <w:rtl w:val="0"/>
              </w:rPr>
              <w:t xml:space="preserve">15</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3EA">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EB">
            <w:pPr>
              <w:spacing w:after="0" w:line="240" w:lineRule="auto"/>
              <w:ind w:firstLine="0"/>
              <w:jc w:val="center"/>
              <w:rPr>
                <w:color w:val="000000"/>
              </w:rPr>
            </w:pPr>
            <w:r w:rsidDel="00000000" w:rsidR="00000000" w:rsidRPr="00000000">
              <w:rPr>
                <w:color w:val="000000"/>
                <w:rtl w:val="0"/>
              </w:rPr>
              <w:t xml:space="preserve">0.45</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3EC">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ED">
            <w:pPr>
              <w:spacing w:after="0" w:line="240" w:lineRule="auto"/>
              <w:ind w:firstLine="0"/>
              <w:jc w:val="center"/>
              <w:rPr>
                <w:color w:val="000000"/>
              </w:rPr>
            </w:pPr>
            <w:r w:rsidDel="00000000" w:rsidR="00000000" w:rsidRPr="00000000">
              <w:rPr>
                <w:color w:val="000000"/>
                <w:rtl w:val="0"/>
              </w:rPr>
              <w:t xml:space="preserve">0.75</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3EE">
            <w:pPr>
              <w:spacing w:after="0" w:line="240" w:lineRule="auto"/>
              <w:ind w:firstLine="0"/>
              <w:jc w:val="center"/>
              <w:rPr>
                <w:color w:val="000000"/>
              </w:rPr>
            </w:pPr>
            <w:r w:rsidDel="00000000" w:rsidR="00000000" w:rsidRPr="00000000">
              <w:rPr>
                <w:color w:val="000000"/>
                <w:rtl w:val="0"/>
              </w:rPr>
              <w:t xml:space="preserve">4</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EF">
            <w:pPr>
              <w:spacing w:after="0" w:line="240" w:lineRule="auto"/>
              <w:ind w:firstLine="0"/>
              <w:jc w:val="center"/>
              <w:rPr>
                <w:color w:val="000000"/>
              </w:rPr>
            </w:pPr>
            <w:r w:rsidDel="00000000" w:rsidR="00000000" w:rsidRPr="00000000">
              <w:rPr>
                <w:color w:val="000000"/>
                <w:rtl w:val="0"/>
              </w:rPr>
              <w:t xml:space="preserve">0.60</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3F0">
            <w:pPr>
              <w:spacing w:after="0" w:line="240" w:lineRule="auto"/>
              <w:ind w:firstLine="0"/>
              <w:jc w:val="center"/>
              <w:rPr>
                <w:color w:val="000000"/>
              </w:rPr>
            </w:pPr>
            <w:r w:rsidDel="00000000" w:rsidR="00000000" w:rsidRPr="00000000">
              <w:rPr>
                <w:color w:val="000000"/>
                <w:rtl w:val="0"/>
              </w:rPr>
              <w:t xml:space="preserve">2</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F1">
            <w:pPr>
              <w:spacing w:after="0" w:line="240" w:lineRule="auto"/>
              <w:ind w:firstLine="0"/>
              <w:jc w:val="center"/>
              <w:rPr>
                <w:color w:val="000000"/>
              </w:rPr>
            </w:pPr>
            <w:r w:rsidDel="00000000" w:rsidR="00000000" w:rsidRPr="00000000">
              <w:rPr>
                <w:color w:val="000000"/>
                <w:rtl w:val="0"/>
              </w:rPr>
              <w:t xml:space="preserve">0.30</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3F2">
            <w:pPr>
              <w:spacing w:after="0" w:line="240" w:lineRule="auto"/>
              <w:ind w:firstLine="0"/>
              <w:jc w:val="center"/>
              <w:rPr>
                <w:color w:val="000000"/>
              </w:rPr>
            </w:pPr>
            <w:r w:rsidDel="00000000" w:rsidR="00000000" w:rsidRPr="00000000">
              <w:rPr>
                <w:color w:val="000000"/>
                <w:rtl w:val="0"/>
              </w:rPr>
              <w:t xml:space="preserve">1</w:t>
            </w:r>
          </w:p>
        </w:tc>
        <w:tc>
          <w:tcPr>
            <w:tcBorders>
              <w:top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F3">
            <w:pPr>
              <w:spacing w:after="0" w:line="240" w:lineRule="auto"/>
              <w:ind w:firstLine="0"/>
              <w:jc w:val="center"/>
              <w:rPr>
                <w:color w:val="000000"/>
              </w:rPr>
            </w:pPr>
            <w:r w:rsidDel="00000000" w:rsidR="00000000" w:rsidRPr="00000000">
              <w:rPr>
                <w:color w:val="000000"/>
                <w:rtl w:val="0"/>
              </w:rPr>
              <w:t xml:space="preserve">0.15</w:t>
            </w:r>
          </w:p>
        </w:tc>
      </w:tr>
      <w:tr>
        <w:trPr>
          <w:cantSplit w:val="0"/>
          <w:trHeight w:val="567" w:hRule="atLeast"/>
          <w:tblHeader w:val="0"/>
        </w:trPr>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F4">
            <w:pPr>
              <w:spacing w:after="0" w:line="240" w:lineRule="auto"/>
              <w:ind w:firstLine="0"/>
              <w:jc w:val="left"/>
              <w:rPr>
                <w:color w:val="000000"/>
              </w:rPr>
            </w:pPr>
            <w:r w:rsidDel="00000000" w:rsidR="00000000" w:rsidRPr="00000000">
              <w:rPr>
                <w:color w:val="000000"/>
                <w:rtl w:val="0"/>
              </w:rPr>
              <w:t xml:space="preserve">OPEX</w:t>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3F5">
            <w:pPr>
              <w:spacing w:after="0" w:line="240" w:lineRule="auto"/>
              <w:ind w:firstLine="0"/>
              <w:jc w:val="center"/>
              <w:rPr>
                <w:color w:val="000000"/>
              </w:rPr>
            </w:pPr>
            <w:r w:rsidDel="00000000" w:rsidR="00000000" w:rsidRPr="00000000">
              <w:rPr>
                <w:color w:val="000000"/>
                <w:rtl w:val="0"/>
              </w:rPr>
              <w:t xml:space="preserve">12</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3F6">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F7">
            <w:pPr>
              <w:spacing w:after="0" w:line="240" w:lineRule="auto"/>
              <w:ind w:firstLine="0"/>
              <w:jc w:val="center"/>
              <w:rPr>
                <w:color w:val="000000"/>
              </w:rPr>
            </w:pPr>
            <w:r w:rsidDel="00000000" w:rsidR="00000000" w:rsidRPr="00000000">
              <w:rPr>
                <w:color w:val="000000"/>
                <w:rtl w:val="0"/>
              </w:rPr>
              <w:t xml:space="preserve">0.36</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3F8">
            <w:pPr>
              <w:spacing w:after="0" w:line="240" w:lineRule="auto"/>
              <w:ind w:firstLine="0"/>
              <w:jc w:val="center"/>
              <w:rPr>
                <w:color w:val="000000"/>
              </w:rPr>
            </w:pPr>
            <w:r w:rsidDel="00000000" w:rsidR="00000000" w:rsidRPr="00000000">
              <w:rPr>
                <w:color w:val="000000"/>
                <w:rtl w:val="0"/>
              </w:rPr>
              <w:t xml:space="preserve">2</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F9">
            <w:pPr>
              <w:spacing w:after="0" w:line="240" w:lineRule="auto"/>
              <w:ind w:firstLine="0"/>
              <w:jc w:val="center"/>
              <w:rPr>
                <w:color w:val="000000"/>
              </w:rPr>
            </w:pPr>
            <w:r w:rsidDel="00000000" w:rsidR="00000000" w:rsidRPr="00000000">
              <w:rPr>
                <w:color w:val="000000"/>
                <w:rtl w:val="0"/>
              </w:rPr>
              <w:t xml:space="preserve">0.24</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3FA">
            <w:pPr>
              <w:spacing w:after="0" w:line="240" w:lineRule="auto"/>
              <w:ind w:firstLine="0"/>
              <w:jc w:val="center"/>
              <w:rPr>
                <w:color w:val="000000"/>
              </w:rPr>
            </w:pPr>
            <w:r w:rsidDel="00000000" w:rsidR="00000000" w:rsidRPr="00000000">
              <w:rPr>
                <w:color w:val="000000"/>
                <w:rtl w:val="0"/>
              </w:rPr>
              <w:t xml:space="preserve">2</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FB">
            <w:pPr>
              <w:spacing w:after="0" w:line="240" w:lineRule="auto"/>
              <w:ind w:firstLine="0"/>
              <w:jc w:val="center"/>
              <w:rPr>
                <w:color w:val="000000"/>
              </w:rPr>
            </w:pPr>
            <w:r w:rsidDel="00000000" w:rsidR="00000000" w:rsidRPr="00000000">
              <w:rPr>
                <w:color w:val="000000"/>
                <w:rtl w:val="0"/>
              </w:rPr>
              <w:t xml:space="preserve">0.24</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3FC">
            <w:pPr>
              <w:spacing w:after="0" w:line="240" w:lineRule="auto"/>
              <w:ind w:firstLine="0"/>
              <w:jc w:val="center"/>
              <w:rPr>
                <w:color w:val="000000"/>
              </w:rPr>
            </w:pPr>
            <w:r w:rsidDel="00000000" w:rsidR="00000000" w:rsidRPr="00000000">
              <w:rPr>
                <w:color w:val="000000"/>
                <w:rtl w:val="0"/>
              </w:rPr>
              <w:t xml:space="preserve">2</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FD">
            <w:pPr>
              <w:spacing w:after="0" w:line="240" w:lineRule="auto"/>
              <w:ind w:firstLine="0"/>
              <w:jc w:val="center"/>
              <w:rPr>
                <w:color w:val="000000"/>
              </w:rPr>
            </w:pPr>
            <w:r w:rsidDel="00000000" w:rsidR="00000000" w:rsidRPr="00000000">
              <w:rPr>
                <w:color w:val="000000"/>
                <w:rtl w:val="0"/>
              </w:rPr>
              <w:t xml:space="preserve">0.24</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3FE">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FF">
            <w:pPr>
              <w:spacing w:after="0" w:line="240" w:lineRule="auto"/>
              <w:ind w:firstLine="0"/>
              <w:jc w:val="center"/>
              <w:rPr>
                <w:color w:val="000000"/>
              </w:rPr>
            </w:pPr>
            <w:r w:rsidDel="00000000" w:rsidR="00000000" w:rsidRPr="00000000">
              <w:rPr>
                <w:color w:val="000000"/>
                <w:rtl w:val="0"/>
              </w:rPr>
              <w:t xml:space="preserve">0.36</w:t>
            </w:r>
          </w:p>
        </w:tc>
      </w:tr>
      <w:tr>
        <w:trPr>
          <w:cantSplit w:val="0"/>
          <w:trHeight w:val="567" w:hRule="atLeast"/>
          <w:tblHeader w:val="0"/>
        </w:trPr>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400">
            <w:pPr>
              <w:spacing w:after="0" w:line="240" w:lineRule="auto"/>
              <w:ind w:firstLine="0"/>
              <w:jc w:val="left"/>
              <w:rPr>
                <w:color w:val="000000"/>
              </w:rPr>
            </w:pPr>
            <w:r w:rsidDel="00000000" w:rsidR="00000000" w:rsidRPr="00000000">
              <w:rPr>
                <w:color w:val="000000"/>
                <w:rtl w:val="0"/>
              </w:rPr>
              <w:t xml:space="preserve">CAPEX</w:t>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401">
            <w:pPr>
              <w:spacing w:after="0" w:line="240" w:lineRule="auto"/>
              <w:ind w:firstLine="0"/>
              <w:jc w:val="center"/>
              <w:rPr>
                <w:color w:val="000000"/>
              </w:rPr>
            </w:pPr>
            <w:r w:rsidDel="00000000" w:rsidR="00000000" w:rsidRPr="00000000">
              <w:rPr>
                <w:color w:val="000000"/>
                <w:rtl w:val="0"/>
              </w:rPr>
              <w:t xml:space="preserve">12</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402">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403">
            <w:pPr>
              <w:spacing w:after="0" w:line="240" w:lineRule="auto"/>
              <w:ind w:firstLine="0"/>
              <w:jc w:val="center"/>
              <w:rPr>
                <w:color w:val="000000"/>
              </w:rPr>
            </w:pPr>
            <w:r w:rsidDel="00000000" w:rsidR="00000000" w:rsidRPr="00000000">
              <w:rPr>
                <w:color w:val="000000"/>
                <w:rtl w:val="0"/>
              </w:rPr>
              <w:t xml:space="preserve">0.36</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404">
            <w:pPr>
              <w:spacing w:after="0" w:line="240" w:lineRule="auto"/>
              <w:ind w:firstLine="0"/>
              <w:jc w:val="center"/>
              <w:rPr>
                <w:color w:val="000000"/>
              </w:rPr>
            </w:pPr>
            <w:r w:rsidDel="00000000" w:rsidR="00000000" w:rsidRPr="00000000">
              <w:rPr>
                <w:color w:val="000000"/>
                <w:rtl w:val="0"/>
              </w:rPr>
              <w:t xml:space="preserve">1</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405">
            <w:pPr>
              <w:spacing w:after="0" w:line="240" w:lineRule="auto"/>
              <w:ind w:firstLine="0"/>
              <w:jc w:val="center"/>
              <w:rPr>
                <w:color w:val="000000"/>
              </w:rPr>
            </w:pPr>
            <w:r w:rsidDel="00000000" w:rsidR="00000000" w:rsidRPr="00000000">
              <w:rPr>
                <w:color w:val="000000"/>
                <w:rtl w:val="0"/>
              </w:rPr>
              <w:t xml:space="preserve">0.12</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406">
            <w:pPr>
              <w:spacing w:after="0" w:line="240" w:lineRule="auto"/>
              <w:ind w:firstLine="0"/>
              <w:jc w:val="center"/>
              <w:rPr>
                <w:color w:val="000000"/>
              </w:rPr>
            </w:pPr>
            <w:r w:rsidDel="00000000" w:rsidR="00000000" w:rsidRPr="00000000">
              <w:rPr>
                <w:color w:val="000000"/>
                <w:rtl w:val="0"/>
              </w:rPr>
              <w:t xml:space="preserve">1</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407">
            <w:pPr>
              <w:spacing w:after="0" w:line="240" w:lineRule="auto"/>
              <w:ind w:firstLine="0"/>
              <w:jc w:val="center"/>
              <w:rPr>
                <w:color w:val="000000"/>
              </w:rPr>
            </w:pPr>
            <w:r w:rsidDel="00000000" w:rsidR="00000000" w:rsidRPr="00000000">
              <w:rPr>
                <w:color w:val="000000"/>
                <w:rtl w:val="0"/>
              </w:rPr>
              <w:t xml:space="preserve">0.12</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408">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409">
            <w:pPr>
              <w:spacing w:after="0" w:line="240" w:lineRule="auto"/>
              <w:ind w:firstLine="0"/>
              <w:jc w:val="center"/>
              <w:rPr>
                <w:color w:val="000000"/>
              </w:rPr>
            </w:pPr>
            <w:r w:rsidDel="00000000" w:rsidR="00000000" w:rsidRPr="00000000">
              <w:rPr>
                <w:color w:val="000000"/>
                <w:rtl w:val="0"/>
              </w:rPr>
              <w:t xml:space="preserve">0.60</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40A">
            <w:pPr>
              <w:spacing w:after="0" w:line="240" w:lineRule="auto"/>
              <w:ind w:firstLine="0"/>
              <w:jc w:val="center"/>
              <w:rPr>
                <w:color w:val="000000"/>
              </w:rPr>
            </w:pPr>
            <w:r w:rsidDel="00000000" w:rsidR="00000000" w:rsidRPr="00000000">
              <w:rPr>
                <w:color w:val="000000"/>
                <w:rtl w:val="0"/>
              </w:rPr>
              <w:t xml:space="preserve">1</w:t>
            </w:r>
          </w:p>
        </w:tc>
        <w:tc>
          <w:tcPr>
            <w:tcBorders>
              <w:top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0B">
            <w:pPr>
              <w:spacing w:after="0" w:line="240" w:lineRule="auto"/>
              <w:ind w:firstLine="0"/>
              <w:jc w:val="center"/>
              <w:rPr>
                <w:color w:val="000000"/>
              </w:rPr>
            </w:pPr>
            <w:r w:rsidDel="00000000" w:rsidR="00000000" w:rsidRPr="00000000">
              <w:rPr>
                <w:color w:val="000000"/>
                <w:rtl w:val="0"/>
              </w:rPr>
              <w:t xml:space="preserve">0.12</w:t>
            </w:r>
          </w:p>
        </w:tc>
      </w:tr>
      <w:tr>
        <w:trPr>
          <w:cantSplit w:val="0"/>
          <w:trHeight w:val="567" w:hRule="atLeast"/>
          <w:tblHeader w:val="0"/>
        </w:trPr>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40C">
            <w:pPr>
              <w:spacing w:after="0" w:line="240" w:lineRule="auto"/>
              <w:ind w:firstLine="0"/>
              <w:jc w:val="left"/>
              <w:rPr>
                <w:color w:val="000000"/>
              </w:rPr>
            </w:pPr>
            <w:r w:rsidDel="00000000" w:rsidR="00000000" w:rsidRPr="00000000">
              <w:rPr>
                <w:color w:val="000000"/>
                <w:rtl w:val="0"/>
              </w:rPr>
              <w:t xml:space="preserve">Ease of Use</w:t>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40D">
            <w:pPr>
              <w:spacing w:after="0" w:line="240" w:lineRule="auto"/>
              <w:ind w:firstLine="0"/>
              <w:jc w:val="center"/>
              <w:rPr>
                <w:color w:val="000000"/>
              </w:rPr>
            </w:pPr>
            <w:r w:rsidDel="00000000" w:rsidR="00000000" w:rsidRPr="00000000">
              <w:rPr>
                <w:color w:val="000000"/>
                <w:rtl w:val="0"/>
              </w:rPr>
              <w:t xml:space="preserve">10</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40E">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40F">
            <w:pPr>
              <w:spacing w:after="0" w:line="240" w:lineRule="auto"/>
              <w:ind w:firstLine="0"/>
              <w:jc w:val="center"/>
              <w:rPr>
                <w:color w:val="000000"/>
              </w:rPr>
            </w:pPr>
            <w:r w:rsidDel="00000000" w:rsidR="00000000" w:rsidRPr="00000000">
              <w:rPr>
                <w:color w:val="000000"/>
                <w:rtl w:val="0"/>
              </w:rPr>
              <w:t xml:space="preserve">0.30</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410">
            <w:pPr>
              <w:spacing w:after="0" w:line="240" w:lineRule="auto"/>
              <w:ind w:firstLine="0"/>
              <w:jc w:val="center"/>
              <w:rPr>
                <w:color w:val="000000"/>
              </w:rPr>
            </w:pPr>
            <w:r w:rsidDel="00000000" w:rsidR="00000000" w:rsidRPr="00000000">
              <w:rPr>
                <w:color w:val="000000"/>
                <w:rtl w:val="0"/>
              </w:rPr>
              <w:t xml:space="preserve">2</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411">
            <w:pPr>
              <w:spacing w:after="0" w:line="240" w:lineRule="auto"/>
              <w:ind w:firstLine="0"/>
              <w:jc w:val="center"/>
              <w:rPr>
                <w:color w:val="000000"/>
              </w:rPr>
            </w:pPr>
            <w:r w:rsidDel="00000000" w:rsidR="00000000" w:rsidRPr="00000000">
              <w:rPr>
                <w:color w:val="000000"/>
                <w:rtl w:val="0"/>
              </w:rPr>
              <w:t xml:space="preserve">0.20</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412">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413">
            <w:pPr>
              <w:spacing w:after="0" w:line="240" w:lineRule="auto"/>
              <w:ind w:firstLine="0"/>
              <w:jc w:val="center"/>
              <w:rPr>
                <w:color w:val="000000"/>
              </w:rPr>
            </w:pPr>
            <w:r w:rsidDel="00000000" w:rsidR="00000000" w:rsidRPr="00000000">
              <w:rPr>
                <w:color w:val="000000"/>
                <w:rtl w:val="0"/>
              </w:rPr>
              <w:t xml:space="preserve">0.30</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414">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415">
            <w:pPr>
              <w:spacing w:after="0" w:line="240" w:lineRule="auto"/>
              <w:ind w:firstLine="0"/>
              <w:jc w:val="center"/>
              <w:rPr>
                <w:color w:val="000000"/>
              </w:rPr>
            </w:pPr>
            <w:r w:rsidDel="00000000" w:rsidR="00000000" w:rsidRPr="00000000">
              <w:rPr>
                <w:color w:val="000000"/>
                <w:rtl w:val="0"/>
              </w:rPr>
              <w:t xml:space="preserve">0.30</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416">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17">
            <w:pPr>
              <w:spacing w:after="0" w:line="240" w:lineRule="auto"/>
              <w:ind w:firstLine="0"/>
              <w:jc w:val="center"/>
              <w:rPr>
                <w:color w:val="000000"/>
              </w:rPr>
            </w:pPr>
            <w:r w:rsidDel="00000000" w:rsidR="00000000" w:rsidRPr="00000000">
              <w:rPr>
                <w:color w:val="000000"/>
                <w:rtl w:val="0"/>
              </w:rPr>
              <w:t xml:space="preserve">0.50</w:t>
            </w:r>
          </w:p>
        </w:tc>
      </w:tr>
      <w:tr>
        <w:trPr>
          <w:cantSplit w:val="0"/>
          <w:trHeight w:val="567" w:hRule="atLeast"/>
          <w:tblHeader w:val="0"/>
        </w:trPr>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418">
            <w:pPr>
              <w:spacing w:after="0" w:line="240" w:lineRule="auto"/>
              <w:ind w:firstLine="0"/>
              <w:jc w:val="left"/>
              <w:rPr>
                <w:color w:val="000000"/>
              </w:rPr>
            </w:pPr>
            <w:r w:rsidDel="00000000" w:rsidR="00000000" w:rsidRPr="00000000">
              <w:rPr>
                <w:color w:val="000000"/>
                <w:rtl w:val="0"/>
              </w:rPr>
              <w:t xml:space="preserve">Volume reduction effort</w:t>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419">
            <w:pPr>
              <w:spacing w:after="0" w:line="240" w:lineRule="auto"/>
              <w:ind w:firstLine="0"/>
              <w:jc w:val="center"/>
              <w:rPr>
                <w:color w:val="000000"/>
              </w:rPr>
            </w:pPr>
            <w:r w:rsidDel="00000000" w:rsidR="00000000" w:rsidRPr="00000000">
              <w:rPr>
                <w:color w:val="000000"/>
                <w:rtl w:val="0"/>
              </w:rPr>
              <w:t xml:space="preserve">8</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41A">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41B">
            <w:pPr>
              <w:spacing w:after="0" w:line="240" w:lineRule="auto"/>
              <w:ind w:firstLine="0"/>
              <w:jc w:val="center"/>
              <w:rPr>
                <w:color w:val="000000"/>
              </w:rPr>
            </w:pPr>
            <w:r w:rsidDel="00000000" w:rsidR="00000000" w:rsidRPr="00000000">
              <w:rPr>
                <w:color w:val="000000"/>
                <w:rtl w:val="0"/>
              </w:rPr>
              <w:t xml:space="preserve">0.24</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41C">
            <w:pPr>
              <w:spacing w:after="0" w:line="240" w:lineRule="auto"/>
              <w:ind w:firstLine="0"/>
              <w:jc w:val="center"/>
              <w:rPr>
                <w:color w:val="000000"/>
              </w:rPr>
            </w:pPr>
            <w:r w:rsidDel="00000000" w:rsidR="00000000" w:rsidRPr="00000000">
              <w:rPr>
                <w:color w:val="000000"/>
                <w:rtl w:val="0"/>
              </w:rPr>
              <w:t xml:space="preserve">1</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41D">
            <w:pPr>
              <w:spacing w:after="0" w:line="240" w:lineRule="auto"/>
              <w:ind w:firstLine="0"/>
              <w:jc w:val="center"/>
              <w:rPr>
                <w:color w:val="000000"/>
              </w:rPr>
            </w:pPr>
            <w:r w:rsidDel="00000000" w:rsidR="00000000" w:rsidRPr="00000000">
              <w:rPr>
                <w:color w:val="000000"/>
                <w:rtl w:val="0"/>
              </w:rPr>
              <w:t xml:space="preserve">0.08</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41E">
            <w:pPr>
              <w:spacing w:after="0" w:line="240" w:lineRule="auto"/>
              <w:ind w:firstLine="0"/>
              <w:jc w:val="center"/>
              <w:rPr>
                <w:color w:val="000000"/>
              </w:rPr>
            </w:pPr>
            <w:r w:rsidDel="00000000" w:rsidR="00000000" w:rsidRPr="00000000">
              <w:rPr>
                <w:color w:val="000000"/>
                <w:rtl w:val="0"/>
              </w:rPr>
              <w:t xml:space="preserve">1</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41F">
            <w:pPr>
              <w:spacing w:after="0" w:line="240" w:lineRule="auto"/>
              <w:ind w:firstLine="0"/>
              <w:jc w:val="center"/>
              <w:rPr>
                <w:color w:val="000000"/>
              </w:rPr>
            </w:pPr>
            <w:r w:rsidDel="00000000" w:rsidR="00000000" w:rsidRPr="00000000">
              <w:rPr>
                <w:color w:val="000000"/>
                <w:rtl w:val="0"/>
              </w:rPr>
              <w:t xml:space="preserve">0.08</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420">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421">
            <w:pPr>
              <w:spacing w:after="0" w:line="240" w:lineRule="auto"/>
              <w:ind w:firstLine="0"/>
              <w:jc w:val="center"/>
              <w:rPr>
                <w:color w:val="000000"/>
              </w:rPr>
            </w:pPr>
            <w:r w:rsidDel="00000000" w:rsidR="00000000" w:rsidRPr="00000000">
              <w:rPr>
                <w:color w:val="000000"/>
                <w:rtl w:val="0"/>
              </w:rPr>
              <w:t xml:space="preserve">0.24</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422">
            <w:pPr>
              <w:spacing w:after="0" w:line="240" w:lineRule="auto"/>
              <w:ind w:firstLine="0"/>
              <w:jc w:val="center"/>
              <w:rPr>
                <w:color w:val="000000"/>
              </w:rPr>
            </w:pPr>
            <w:r w:rsidDel="00000000" w:rsidR="00000000" w:rsidRPr="00000000">
              <w:rPr>
                <w:color w:val="000000"/>
                <w:rtl w:val="0"/>
              </w:rPr>
              <w:t xml:space="preserve">4</w:t>
            </w:r>
          </w:p>
        </w:tc>
        <w:tc>
          <w:tcPr>
            <w:tcBorders>
              <w:top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23">
            <w:pPr>
              <w:spacing w:after="0" w:line="240" w:lineRule="auto"/>
              <w:ind w:firstLine="0"/>
              <w:jc w:val="center"/>
              <w:rPr>
                <w:color w:val="000000"/>
              </w:rPr>
            </w:pPr>
            <w:r w:rsidDel="00000000" w:rsidR="00000000" w:rsidRPr="00000000">
              <w:rPr>
                <w:color w:val="000000"/>
                <w:rtl w:val="0"/>
              </w:rPr>
              <w:t xml:space="preserve">0.32</w:t>
            </w:r>
          </w:p>
        </w:tc>
      </w:tr>
      <w:tr>
        <w:trPr>
          <w:cantSplit w:val="0"/>
          <w:trHeight w:val="567" w:hRule="atLeast"/>
          <w:tblHeader w:val="0"/>
        </w:trPr>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424">
            <w:pPr>
              <w:spacing w:after="0" w:line="240" w:lineRule="auto"/>
              <w:ind w:firstLine="0"/>
              <w:jc w:val="left"/>
              <w:rPr>
                <w:color w:val="000000"/>
              </w:rPr>
            </w:pPr>
            <w:r w:rsidDel="00000000" w:rsidR="00000000" w:rsidRPr="00000000">
              <w:rPr>
                <w:color w:val="000000"/>
                <w:rtl w:val="0"/>
              </w:rPr>
              <w:t xml:space="preserve">Durability</w:t>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425">
            <w:pPr>
              <w:spacing w:after="0" w:line="240" w:lineRule="auto"/>
              <w:ind w:firstLine="0"/>
              <w:jc w:val="center"/>
              <w:rPr>
                <w:color w:val="000000"/>
              </w:rPr>
            </w:pPr>
            <w:r w:rsidDel="00000000" w:rsidR="00000000" w:rsidRPr="00000000">
              <w:rPr>
                <w:color w:val="000000"/>
                <w:rtl w:val="0"/>
              </w:rPr>
              <w:t xml:space="preserve">8</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426">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427">
            <w:pPr>
              <w:spacing w:after="0" w:line="240" w:lineRule="auto"/>
              <w:ind w:firstLine="0"/>
              <w:jc w:val="center"/>
              <w:rPr>
                <w:color w:val="000000"/>
              </w:rPr>
            </w:pPr>
            <w:r w:rsidDel="00000000" w:rsidR="00000000" w:rsidRPr="00000000">
              <w:rPr>
                <w:color w:val="000000"/>
                <w:rtl w:val="0"/>
              </w:rPr>
              <w:t xml:space="preserve">0.24</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428">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429">
            <w:pPr>
              <w:spacing w:after="0" w:line="240" w:lineRule="auto"/>
              <w:ind w:firstLine="0"/>
              <w:jc w:val="center"/>
              <w:rPr>
                <w:color w:val="000000"/>
              </w:rPr>
            </w:pPr>
            <w:r w:rsidDel="00000000" w:rsidR="00000000" w:rsidRPr="00000000">
              <w:rPr>
                <w:color w:val="000000"/>
                <w:rtl w:val="0"/>
              </w:rPr>
              <w:t xml:space="preserve">0.24</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42A">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42B">
            <w:pPr>
              <w:spacing w:after="0" w:line="240" w:lineRule="auto"/>
              <w:ind w:firstLine="0"/>
              <w:jc w:val="center"/>
              <w:rPr>
                <w:color w:val="000000"/>
              </w:rPr>
            </w:pPr>
            <w:r w:rsidDel="00000000" w:rsidR="00000000" w:rsidRPr="00000000">
              <w:rPr>
                <w:color w:val="000000"/>
                <w:rtl w:val="0"/>
              </w:rPr>
              <w:t xml:space="preserve">0.24</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42C">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42D">
            <w:pPr>
              <w:spacing w:after="0" w:line="240" w:lineRule="auto"/>
              <w:ind w:firstLine="0"/>
              <w:jc w:val="center"/>
              <w:rPr>
                <w:color w:val="000000"/>
              </w:rPr>
            </w:pPr>
            <w:r w:rsidDel="00000000" w:rsidR="00000000" w:rsidRPr="00000000">
              <w:rPr>
                <w:color w:val="000000"/>
                <w:rtl w:val="0"/>
              </w:rPr>
              <w:t xml:space="preserve">0.24</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42E">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2F">
            <w:pPr>
              <w:spacing w:after="0" w:line="240" w:lineRule="auto"/>
              <w:ind w:firstLine="0"/>
              <w:jc w:val="center"/>
              <w:rPr>
                <w:color w:val="000000"/>
              </w:rPr>
            </w:pPr>
            <w:r w:rsidDel="00000000" w:rsidR="00000000" w:rsidRPr="00000000">
              <w:rPr>
                <w:color w:val="000000"/>
                <w:rtl w:val="0"/>
              </w:rPr>
              <w:t xml:space="preserve">0.24</w:t>
            </w:r>
          </w:p>
        </w:tc>
      </w:tr>
      <w:tr>
        <w:trPr>
          <w:cantSplit w:val="0"/>
          <w:trHeight w:val="567" w:hRule="atLeast"/>
          <w:tblHeader w:val="0"/>
        </w:trPr>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430">
            <w:pPr>
              <w:spacing w:after="0" w:line="240" w:lineRule="auto"/>
              <w:ind w:firstLine="0"/>
              <w:jc w:val="left"/>
              <w:rPr>
                <w:color w:val="000000"/>
              </w:rPr>
            </w:pPr>
            <w:r w:rsidDel="00000000" w:rsidR="00000000" w:rsidRPr="00000000">
              <w:rPr>
                <w:color w:val="000000"/>
                <w:rtl w:val="0"/>
              </w:rPr>
              <w:t xml:space="preserve">Longevity</w:t>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431">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432">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433">
            <w:pPr>
              <w:spacing w:after="0" w:line="240" w:lineRule="auto"/>
              <w:ind w:firstLine="0"/>
              <w:jc w:val="center"/>
              <w:rPr>
                <w:color w:val="000000"/>
              </w:rPr>
            </w:pPr>
            <w:r w:rsidDel="00000000" w:rsidR="00000000" w:rsidRPr="00000000">
              <w:rPr>
                <w:color w:val="000000"/>
                <w:rtl w:val="0"/>
              </w:rPr>
              <w:t xml:space="preserve">0.15</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434">
            <w:pPr>
              <w:spacing w:after="0" w:line="240" w:lineRule="auto"/>
              <w:ind w:firstLine="0"/>
              <w:jc w:val="center"/>
              <w:rPr>
                <w:color w:val="000000"/>
              </w:rPr>
            </w:pPr>
            <w:r w:rsidDel="00000000" w:rsidR="00000000" w:rsidRPr="00000000">
              <w:rPr>
                <w:color w:val="000000"/>
                <w:rtl w:val="0"/>
              </w:rPr>
              <w:t xml:space="preserve">2</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435">
            <w:pPr>
              <w:spacing w:after="0" w:line="240" w:lineRule="auto"/>
              <w:ind w:firstLine="0"/>
              <w:jc w:val="center"/>
              <w:rPr>
                <w:color w:val="000000"/>
              </w:rPr>
            </w:pPr>
            <w:r w:rsidDel="00000000" w:rsidR="00000000" w:rsidRPr="00000000">
              <w:rPr>
                <w:color w:val="000000"/>
                <w:rtl w:val="0"/>
              </w:rPr>
              <w:t xml:space="preserve">0.10</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436">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437">
            <w:pPr>
              <w:spacing w:after="0" w:line="240" w:lineRule="auto"/>
              <w:ind w:firstLine="0"/>
              <w:jc w:val="center"/>
              <w:rPr>
                <w:color w:val="000000"/>
              </w:rPr>
            </w:pPr>
            <w:r w:rsidDel="00000000" w:rsidR="00000000" w:rsidRPr="00000000">
              <w:rPr>
                <w:color w:val="000000"/>
                <w:rtl w:val="0"/>
              </w:rPr>
              <w:t xml:space="preserve">0.15</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438">
            <w:pPr>
              <w:spacing w:after="0" w:line="240" w:lineRule="auto"/>
              <w:ind w:firstLine="0"/>
              <w:jc w:val="center"/>
              <w:rPr>
                <w:color w:val="000000"/>
              </w:rPr>
            </w:pPr>
            <w:r w:rsidDel="00000000" w:rsidR="00000000" w:rsidRPr="00000000">
              <w:rPr>
                <w:color w:val="000000"/>
                <w:rtl w:val="0"/>
              </w:rPr>
              <w:t xml:space="preserve">4</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439">
            <w:pPr>
              <w:spacing w:after="0" w:line="240" w:lineRule="auto"/>
              <w:ind w:firstLine="0"/>
              <w:jc w:val="center"/>
              <w:rPr>
                <w:color w:val="000000"/>
              </w:rPr>
            </w:pPr>
            <w:r w:rsidDel="00000000" w:rsidR="00000000" w:rsidRPr="00000000">
              <w:rPr>
                <w:color w:val="000000"/>
                <w:rtl w:val="0"/>
              </w:rPr>
              <w:t xml:space="preserve">0.20</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43A">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3B">
            <w:pPr>
              <w:spacing w:after="0" w:line="240" w:lineRule="auto"/>
              <w:ind w:firstLine="0"/>
              <w:jc w:val="center"/>
              <w:rPr>
                <w:color w:val="000000"/>
              </w:rPr>
            </w:pPr>
            <w:r w:rsidDel="00000000" w:rsidR="00000000" w:rsidRPr="00000000">
              <w:rPr>
                <w:color w:val="000000"/>
                <w:rtl w:val="0"/>
              </w:rPr>
              <w:t xml:space="preserve">0.15</w:t>
            </w:r>
          </w:p>
        </w:tc>
      </w:tr>
      <w:tr>
        <w:trPr>
          <w:cantSplit w:val="0"/>
          <w:trHeight w:val="567" w:hRule="atLeast"/>
          <w:tblHeader w:val="0"/>
        </w:trPr>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43C">
            <w:pPr>
              <w:spacing w:after="0" w:line="240" w:lineRule="auto"/>
              <w:ind w:firstLine="0"/>
              <w:jc w:val="left"/>
              <w:rPr>
                <w:color w:val="000000"/>
              </w:rPr>
            </w:pPr>
            <w:r w:rsidDel="00000000" w:rsidR="00000000" w:rsidRPr="00000000">
              <w:rPr>
                <w:color w:val="000000"/>
                <w:rtl w:val="0"/>
              </w:rPr>
              <w:t xml:space="preserve">Cleaning Effort (Equipment)</w:t>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43D">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43E">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43F">
            <w:pPr>
              <w:spacing w:after="0" w:line="240" w:lineRule="auto"/>
              <w:ind w:firstLine="0"/>
              <w:jc w:val="center"/>
              <w:rPr>
                <w:color w:val="000000"/>
              </w:rPr>
            </w:pPr>
            <w:r w:rsidDel="00000000" w:rsidR="00000000" w:rsidRPr="00000000">
              <w:rPr>
                <w:color w:val="000000"/>
                <w:rtl w:val="0"/>
              </w:rPr>
              <w:t xml:space="preserve">0.15</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440">
            <w:pPr>
              <w:spacing w:after="0" w:line="240" w:lineRule="auto"/>
              <w:ind w:firstLine="0"/>
              <w:jc w:val="center"/>
              <w:rPr>
                <w:color w:val="000000"/>
              </w:rPr>
            </w:pPr>
            <w:r w:rsidDel="00000000" w:rsidR="00000000" w:rsidRPr="00000000">
              <w:rPr>
                <w:color w:val="000000"/>
                <w:rtl w:val="0"/>
              </w:rPr>
              <w:t xml:space="preserve">2</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441">
            <w:pPr>
              <w:spacing w:after="0" w:line="240" w:lineRule="auto"/>
              <w:ind w:firstLine="0"/>
              <w:jc w:val="center"/>
              <w:rPr>
                <w:color w:val="000000"/>
              </w:rPr>
            </w:pPr>
            <w:r w:rsidDel="00000000" w:rsidR="00000000" w:rsidRPr="00000000">
              <w:rPr>
                <w:color w:val="000000"/>
                <w:rtl w:val="0"/>
              </w:rPr>
              <w:t xml:space="preserve">0.10</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442">
            <w:pPr>
              <w:spacing w:after="0" w:line="240" w:lineRule="auto"/>
              <w:ind w:firstLine="0"/>
              <w:jc w:val="center"/>
              <w:rPr>
                <w:color w:val="000000"/>
              </w:rPr>
            </w:pPr>
            <w:r w:rsidDel="00000000" w:rsidR="00000000" w:rsidRPr="00000000">
              <w:rPr>
                <w:color w:val="000000"/>
                <w:rtl w:val="0"/>
              </w:rPr>
              <w:t xml:space="preserve">4</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443">
            <w:pPr>
              <w:spacing w:after="0" w:line="240" w:lineRule="auto"/>
              <w:ind w:firstLine="0"/>
              <w:jc w:val="center"/>
              <w:rPr>
                <w:color w:val="000000"/>
              </w:rPr>
            </w:pPr>
            <w:r w:rsidDel="00000000" w:rsidR="00000000" w:rsidRPr="00000000">
              <w:rPr>
                <w:color w:val="000000"/>
                <w:rtl w:val="0"/>
              </w:rPr>
              <w:t xml:space="preserve">0.20</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444">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445">
            <w:pPr>
              <w:spacing w:after="0" w:line="240" w:lineRule="auto"/>
              <w:ind w:firstLine="0"/>
              <w:jc w:val="center"/>
              <w:rPr>
                <w:color w:val="000000"/>
              </w:rPr>
            </w:pPr>
            <w:r w:rsidDel="00000000" w:rsidR="00000000" w:rsidRPr="00000000">
              <w:rPr>
                <w:color w:val="000000"/>
                <w:rtl w:val="0"/>
              </w:rPr>
              <w:t xml:space="preserve">0.25</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446">
            <w:pPr>
              <w:spacing w:after="0" w:line="240" w:lineRule="auto"/>
              <w:ind w:firstLine="0"/>
              <w:jc w:val="center"/>
              <w:rPr>
                <w:color w:val="000000"/>
              </w:rPr>
            </w:pPr>
            <w:r w:rsidDel="00000000" w:rsidR="00000000" w:rsidRPr="00000000">
              <w:rPr>
                <w:color w:val="000000"/>
                <w:rtl w:val="0"/>
              </w:rPr>
              <w:t xml:space="preserve">4</w:t>
            </w:r>
          </w:p>
        </w:tc>
        <w:tc>
          <w:tcPr>
            <w:tcBorders>
              <w:top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47">
            <w:pPr>
              <w:spacing w:after="0" w:line="240" w:lineRule="auto"/>
              <w:ind w:firstLine="0"/>
              <w:jc w:val="center"/>
              <w:rPr>
                <w:color w:val="000000"/>
              </w:rPr>
            </w:pPr>
            <w:r w:rsidDel="00000000" w:rsidR="00000000" w:rsidRPr="00000000">
              <w:rPr>
                <w:color w:val="000000"/>
                <w:rtl w:val="0"/>
              </w:rPr>
              <w:t xml:space="preserve">0.20</w:t>
            </w:r>
          </w:p>
        </w:tc>
      </w:tr>
      <w:tr>
        <w:trPr>
          <w:cantSplit w:val="0"/>
          <w:trHeight w:val="567" w:hRule="atLeast"/>
          <w:tblHeader w:val="0"/>
        </w:trPr>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448">
            <w:pPr>
              <w:spacing w:after="0" w:line="240" w:lineRule="auto"/>
              <w:ind w:firstLine="0"/>
              <w:jc w:val="left"/>
              <w:rPr>
                <w:color w:val="000000"/>
              </w:rPr>
            </w:pPr>
            <w:r w:rsidDel="00000000" w:rsidR="00000000" w:rsidRPr="00000000">
              <w:rPr>
                <w:color w:val="000000"/>
                <w:rtl w:val="0"/>
              </w:rPr>
              <w:t xml:space="preserve">Complexity of the System</w:t>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449">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44A">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44B">
            <w:pPr>
              <w:spacing w:after="0" w:line="240" w:lineRule="auto"/>
              <w:ind w:firstLine="0"/>
              <w:jc w:val="center"/>
              <w:rPr>
                <w:color w:val="000000"/>
              </w:rPr>
            </w:pPr>
            <w:r w:rsidDel="00000000" w:rsidR="00000000" w:rsidRPr="00000000">
              <w:rPr>
                <w:color w:val="000000"/>
                <w:rtl w:val="0"/>
              </w:rPr>
              <w:t xml:space="preserve">0.15</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44C">
            <w:pPr>
              <w:spacing w:after="0" w:line="240" w:lineRule="auto"/>
              <w:ind w:firstLine="0"/>
              <w:jc w:val="center"/>
              <w:rPr>
                <w:color w:val="000000"/>
              </w:rPr>
            </w:pPr>
            <w:r w:rsidDel="00000000" w:rsidR="00000000" w:rsidRPr="00000000">
              <w:rPr>
                <w:color w:val="000000"/>
                <w:rtl w:val="0"/>
              </w:rPr>
              <w:t xml:space="preserve">1</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44D">
            <w:pPr>
              <w:spacing w:after="0" w:line="240" w:lineRule="auto"/>
              <w:ind w:firstLine="0"/>
              <w:jc w:val="center"/>
              <w:rPr>
                <w:color w:val="000000"/>
              </w:rPr>
            </w:pPr>
            <w:r w:rsidDel="00000000" w:rsidR="00000000" w:rsidRPr="00000000">
              <w:rPr>
                <w:color w:val="000000"/>
                <w:rtl w:val="0"/>
              </w:rPr>
              <w:t xml:space="preserve">0.05</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44E">
            <w:pPr>
              <w:spacing w:after="0" w:line="240" w:lineRule="auto"/>
              <w:ind w:firstLine="0"/>
              <w:jc w:val="center"/>
              <w:rPr>
                <w:color w:val="000000"/>
              </w:rPr>
            </w:pPr>
            <w:r w:rsidDel="00000000" w:rsidR="00000000" w:rsidRPr="00000000">
              <w:rPr>
                <w:color w:val="000000"/>
                <w:rtl w:val="0"/>
              </w:rPr>
              <w:t xml:space="preserve">2</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44F">
            <w:pPr>
              <w:spacing w:after="0" w:line="240" w:lineRule="auto"/>
              <w:ind w:firstLine="0"/>
              <w:jc w:val="center"/>
              <w:rPr>
                <w:color w:val="000000"/>
              </w:rPr>
            </w:pPr>
            <w:r w:rsidDel="00000000" w:rsidR="00000000" w:rsidRPr="00000000">
              <w:rPr>
                <w:color w:val="000000"/>
                <w:rtl w:val="0"/>
              </w:rPr>
              <w:t xml:space="preserve">0.10</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450">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451">
            <w:pPr>
              <w:spacing w:after="0" w:line="240" w:lineRule="auto"/>
              <w:ind w:firstLine="0"/>
              <w:jc w:val="center"/>
              <w:rPr>
                <w:color w:val="000000"/>
              </w:rPr>
            </w:pPr>
            <w:r w:rsidDel="00000000" w:rsidR="00000000" w:rsidRPr="00000000">
              <w:rPr>
                <w:color w:val="000000"/>
                <w:rtl w:val="0"/>
              </w:rPr>
              <w:t xml:space="preserve">0.25</w:t>
            </w:r>
          </w:p>
        </w:tc>
        <w:tc>
          <w:tcPr>
            <w:tcBorders>
              <w:top w:color="000000" w:space="0" w:sz="0" w:val="nil"/>
              <w:left w:color="000000" w:space="0" w:sz="4" w:val="single"/>
              <w:bottom w:color="000000" w:space="0" w:sz="0" w:val="nil"/>
            </w:tcBorders>
            <w:shd w:fill="auto" w:val="clear"/>
            <w:vAlign w:val="center"/>
          </w:tcPr>
          <w:p w:rsidR="00000000" w:rsidDel="00000000" w:rsidP="00000000" w:rsidRDefault="00000000" w:rsidRPr="00000000" w14:paraId="00000452">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53">
            <w:pPr>
              <w:spacing w:after="0" w:line="240" w:lineRule="auto"/>
              <w:ind w:firstLine="0"/>
              <w:jc w:val="center"/>
              <w:rPr>
                <w:color w:val="000000"/>
              </w:rPr>
            </w:pPr>
            <w:r w:rsidDel="00000000" w:rsidR="00000000" w:rsidRPr="00000000">
              <w:rPr>
                <w:color w:val="000000"/>
                <w:rtl w:val="0"/>
              </w:rPr>
              <w:t xml:space="preserve">0.25</w:t>
            </w:r>
          </w:p>
        </w:tc>
      </w:tr>
      <w:tr>
        <w:trPr>
          <w:cantSplit w:val="0"/>
          <w:trHeight w:val="567" w:hRule="atLeast"/>
          <w:tblHeader w:val="0"/>
        </w:trPr>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4">
            <w:pPr>
              <w:spacing w:after="0" w:line="240" w:lineRule="auto"/>
              <w:ind w:firstLine="0"/>
              <w:jc w:val="left"/>
              <w:rPr>
                <w:color w:val="000000"/>
              </w:rPr>
            </w:pPr>
            <w:r w:rsidDel="00000000" w:rsidR="00000000" w:rsidRPr="00000000">
              <w:rPr>
                <w:color w:val="000000"/>
                <w:rtl w:val="0"/>
              </w:rPr>
              <w:t xml:space="preserve">Portability</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55">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0" w:val="nil"/>
              <w:left w:color="000000" w:space="0" w:sz="4" w:val="single"/>
              <w:bottom w:color="000000" w:space="0" w:sz="4" w:val="single"/>
            </w:tcBorders>
            <w:shd w:fill="auto" w:val="clear"/>
            <w:vAlign w:val="center"/>
          </w:tcPr>
          <w:p w:rsidR="00000000" w:rsidDel="00000000" w:rsidP="00000000" w:rsidRDefault="00000000" w:rsidRPr="00000000" w14:paraId="00000456">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7">
            <w:pPr>
              <w:spacing w:after="0" w:line="240" w:lineRule="auto"/>
              <w:ind w:firstLine="0"/>
              <w:jc w:val="center"/>
              <w:rPr>
                <w:color w:val="000000"/>
              </w:rPr>
            </w:pPr>
            <w:r w:rsidDel="00000000" w:rsidR="00000000" w:rsidRPr="00000000">
              <w:rPr>
                <w:color w:val="000000"/>
                <w:rtl w:val="0"/>
              </w:rPr>
              <w:t xml:space="preserve">0.15</w:t>
            </w:r>
          </w:p>
        </w:tc>
        <w:tc>
          <w:tcPr>
            <w:tcBorders>
              <w:top w:color="000000" w:space="0" w:sz="0" w:val="nil"/>
              <w:left w:color="000000" w:space="0" w:sz="4" w:val="single"/>
              <w:bottom w:color="000000" w:space="0" w:sz="4" w:val="single"/>
            </w:tcBorders>
            <w:shd w:fill="auto" w:val="clear"/>
            <w:vAlign w:val="center"/>
          </w:tcPr>
          <w:p w:rsidR="00000000" w:rsidDel="00000000" w:rsidP="00000000" w:rsidRDefault="00000000" w:rsidRPr="00000000" w14:paraId="00000458">
            <w:pPr>
              <w:spacing w:after="0" w:line="240" w:lineRule="auto"/>
              <w:ind w:firstLine="0"/>
              <w:jc w:val="center"/>
              <w:rPr>
                <w:color w:val="000000"/>
              </w:rPr>
            </w:pPr>
            <w:r w:rsidDel="00000000" w:rsidR="00000000" w:rsidRPr="00000000">
              <w:rPr>
                <w:color w:val="000000"/>
                <w:rtl w:val="0"/>
              </w:rPr>
              <w:t xml:space="preserve">3</w:t>
            </w:r>
          </w:p>
        </w:tc>
        <w:tc>
          <w:tcPr>
            <w:tcBorders>
              <w:top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9">
            <w:pPr>
              <w:spacing w:after="0" w:line="240" w:lineRule="auto"/>
              <w:ind w:firstLine="0"/>
              <w:jc w:val="center"/>
              <w:rPr>
                <w:color w:val="000000"/>
              </w:rPr>
            </w:pPr>
            <w:r w:rsidDel="00000000" w:rsidR="00000000" w:rsidRPr="00000000">
              <w:rPr>
                <w:color w:val="000000"/>
                <w:rtl w:val="0"/>
              </w:rPr>
              <w:t xml:space="preserve">0.15</w:t>
            </w:r>
          </w:p>
        </w:tc>
        <w:tc>
          <w:tcPr>
            <w:tcBorders>
              <w:top w:color="000000" w:space="0" w:sz="0" w:val="nil"/>
              <w:left w:color="000000" w:space="0" w:sz="4" w:val="single"/>
              <w:bottom w:color="000000" w:space="0" w:sz="4" w:val="single"/>
            </w:tcBorders>
            <w:shd w:fill="auto" w:val="clear"/>
            <w:vAlign w:val="center"/>
          </w:tcPr>
          <w:p w:rsidR="00000000" w:rsidDel="00000000" w:rsidP="00000000" w:rsidRDefault="00000000" w:rsidRPr="00000000" w14:paraId="0000045A">
            <w:pPr>
              <w:spacing w:after="0" w:line="240" w:lineRule="auto"/>
              <w:ind w:firstLine="0"/>
              <w:jc w:val="center"/>
              <w:rPr>
                <w:color w:val="000000"/>
              </w:rPr>
            </w:pPr>
            <w:r w:rsidDel="00000000" w:rsidR="00000000" w:rsidRPr="00000000">
              <w:rPr>
                <w:color w:val="000000"/>
                <w:rtl w:val="0"/>
              </w:rPr>
              <w:t xml:space="preserve">2</w:t>
            </w:r>
          </w:p>
        </w:tc>
        <w:tc>
          <w:tcPr>
            <w:tcBorders>
              <w:top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B">
            <w:pPr>
              <w:spacing w:after="0" w:line="240" w:lineRule="auto"/>
              <w:ind w:firstLine="0"/>
              <w:jc w:val="center"/>
              <w:rPr>
                <w:color w:val="000000"/>
              </w:rPr>
            </w:pPr>
            <w:r w:rsidDel="00000000" w:rsidR="00000000" w:rsidRPr="00000000">
              <w:rPr>
                <w:color w:val="000000"/>
                <w:rtl w:val="0"/>
              </w:rPr>
              <w:t xml:space="preserve">0.10</w:t>
            </w:r>
          </w:p>
        </w:tc>
        <w:tc>
          <w:tcPr>
            <w:tcBorders>
              <w:top w:color="000000" w:space="0" w:sz="0" w:val="nil"/>
              <w:left w:color="000000" w:space="0" w:sz="4" w:val="single"/>
              <w:bottom w:color="000000" w:space="0" w:sz="4" w:val="single"/>
            </w:tcBorders>
            <w:shd w:fill="auto" w:val="clear"/>
            <w:vAlign w:val="center"/>
          </w:tcPr>
          <w:p w:rsidR="00000000" w:rsidDel="00000000" w:rsidP="00000000" w:rsidRDefault="00000000" w:rsidRPr="00000000" w14:paraId="0000045C">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D">
            <w:pPr>
              <w:spacing w:after="0" w:line="240" w:lineRule="auto"/>
              <w:ind w:firstLine="0"/>
              <w:jc w:val="center"/>
              <w:rPr>
                <w:color w:val="000000"/>
              </w:rPr>
            </w:pPr>
            <w:r w:rsidDel="00000000" w:rsidR="00000000" w:rsidRPr="00000000">
              <w:rPr>
                <w:color w:val="000000"/>
                <w:rtl w:val="0"/>
              </w:rPr>
              <w:t xml:space="preserve">0.25</w:t>
            </w:r>
          </w:p>
        </w:tc>
        <w:tc>
          <w:tcPr>
            <w:tcBorders>
              <w:top w:color="000000" w:space="0" w:sz="0" w:val="nil"/>
              <w:left w:color="000000" w:space="0" w:sz="4" w:val="single"/>
              <w:bottom w:color="000000" w:space="0" w:sz="4" w:val="single"/>
            </w:tcBorders>
            <w:shd w:fill="auto" w:val="clear"/>
            <w:vAlign w:val="center"/>
          </w:tcPr>
          <w:p w:rsidR="00000000" w:rsidDel="00000000" w:rsidP="00000000" w:rsidRDefault="00000000" w:rsidRPr="00000000" w14:paraId="0000045E">
            <w:pPr>
              <w:spacing w:after="0" w:line="240" w:lineRule="auto"/>
              <w:ind w:firstLine="0"/>
              <w:jc w:val="center"/>
              <w:rPr>
                <w:color w:val="000000"/>
              </w:rPr>
            </w:pPr>
            <w:r w:rsidDel="00000000" w:rsidR="00000000" w:rsidRPr="00000000">
              <w:rPr>
                <w:color w:val="000000"/>
                <w:rtl w:val="0"/>
              </w:rPr>
              <w:t xml:space="preserve">5</w:t>
            </w:r>
          </w:p>
        </w:tc>
        <w:tc>
          <w:tcPr>
            <w:tcBorders>
              <w:top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45F">
            <w:pPr>
              <w:spacing w:after="0" w:line="240" w:lineRule="auto"/>
              <w:ind w:firstLine="0"/>
              <w:jc w:val="center"/>
              <w:rPr>
                <w:color w:val="000000"/>
              </w:rPr>
            </w:pPr>
            <w:r w:rsidDel="00000000" w:rsidR="00000000" w:rsidRPr="00000000">
              <w:rPr>
                <w:color w:val="000000"/>
                <w:rtl w:val="0"/>
              </w:rPr>
              <w:t xml:space="preserve">0.25</w:t>
            </w:r>
          </w:p>
        </w:tc>
      </w:tr>
      <w:tr>
        <w:trPr>
          <w:cantSplit w:val="0"/>
          <w:trHeight w:val="652" w:hRule="atLeast"/>
          <w:tblHeader w:val="0"/>
        </w:trPr>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460">
            <w:pPr>
              <w:spacing w:after="0" w:line="240" w:lineRule="auto"/>
              <w:ind w:firstLine="0"/>
              <w:jc w:val="center"/>
              <w:rPr>
                <w:color w:val="000000"/>
              </w:rPr>
            </w:pPr>
            <w:r w:rsidDel="00000000" w:rsidR="00000000" w:rsidRPr="00000000">
              <w:rPr>
                <w:color w:val="000000"/>
                <w:rtl w:val="0"/>
              </w:rPr>
              <w:t xml:space="preserve"> </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461">
            <w:pPr>
              <w:spacing w:after="0" w:line="240" w:lineRule="auto"/>
              <w:ind w:firstLine="0"/>
              <w:jc w:val="center"/>
              <w:rPr>
                <w:color w:val="000000"/>
              </w:rPr>
            </w:pPr>
            <w:r w:rsidDel="00000000" w:rsidR="00000000" w:rsidRPr="00000000">
              <w:rPr>
                <w:color w:val="000000"/>
                <w:rtl w:val="0"/>
              </w:rPr>
              <w:t xml:space="preserve">Total</w:t>
              <w:br w:type="textWrapping"/>
              <w:t xml:space="preserve">Score</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462">
            <w:pPr>
              <w:spacing w:after="0" w:line="240" w:lineRule="auto"/>
              <w:ind w:firstLine="0"/>
              <w:jc w:val="center"/>
              <w:rPr>
                <w:color w:val="000000"/>
              </w:rPr>
            </w:pPr>
            <w:r w:rsidDel="00000000" w:rsidR="00000000" w:rsidRPr="00000000">
              <w:rPr>
                <w:color w:val="000000"/>
                <w:rtl w:val="0"/>
              </w:rPr>
              <w:t xml:space="preserve">3.00</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464">
            <w:pPr>
              <w:spacing w:after="0" w:line="240" w:lineRule="auto"/>
              <w:ind w:firstLine="0"/>
              <w:jc w:val="center"/>
              <w:rPr>
                <w:color w:val="000000"/>
              </w:rPr>
            </w:pPr>
            <w:r w:rsidDel="00000000" w:rsidR="00000000" w:rsidRPr="00000000">
              <w:rPr>
                <w:color w:val="000000"/>
                <w:rtl w:val="0"/>
              </w:rPr>
              <w:t xml:space="preserve">2.18</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466">
            <w:pPr>
              <w:spacing w:after="0" w:line="240" w:lineRule="auto"/>
              <w:ind w:firstLine="0"/>
              <w:jc w:val="center"/>
              <w:rPr>
                <w:color w:val="000000"/>
              </w:rPr>
            </w:pPr>
            <w:r w:rsidDel="00000000" w:rsidR="00000000" w:rsidRPr="00000000">
              <w:rPr>
                <w:color w:val="000000"/>
                <w:rtl w:val="0"/>
              </w:rPr>
              <w:t xml:space="preserve">2.73</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468">
            <w:pPr>
              <w:spacing w:after="0" w:line="240" w:lineRule="auto"/>
              <w:ind w:firstLine="0"/>
              <w:jc w:val="center"/>
              <w:rPr>
                <w:color w:val="000000"/>
              </w:rPr>
            </w:pPr>
            <w:r w:rsidDel="00000000" w:rsidR="00000000" w:rsidRPr="00000000">
              <w:rPr>
                <w:color w:val="000000"/>
                <w:rtl w:val="0"/>
              </w:rPr>
              <w:t xml:space="preserve">3.47</w:t>
            </w:r>
          </w:p>
        </w:tc>
        <w:tc>
          <w:tcPr>
            <w:gridSpan w:val="2"/>
            <w:tcBorders>
              <w:top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6A">
            <w:pPr>
              <w:spacing w:after="0" w:line="240" w:lineRule="auto"/>
              <w:ind w:firstLine="0"/>
              <w:jc w:val="center"/>
              <w:rPr>
                <w:color w:val="000000"/>
              </w:rPr>
            </w:pPr>
            <w:r w:rsidDel="00000000" w:rsidR="00000000" w:rsidRPr="00000000">
              <w:rPr>
                <w:color w:val="000000"/>
                <w:rtl w:val="0"/>
              </w:rPr>
              <w:t xml:space="preserve">3.14</w:t>
            </w:r>
          </w:p>
        </w:tc>
      </w:tr>
      <w:tr>
        <w:trPr>
          <w:cantSplit w:val="0"/>
          <w:trHeight w:val="340" w:hRule="atLeast"/>
          <w:tblHeader w:val="0"/>
        </w:trPr>
        <w:tc>
          <w:tcPr>
            <w:tcBorders>
              <w:left w:color="000000" w:space="0" w:sz="0" w:val="nil"/>
              <w:right w:color="000000" w:space="0" w:sz="4" w:val="single"/>
            </w:tcBorders>
            <w:shd w:fill="auto" w:val="clear"/>
            <w:vAlign w:val="center"/>
          </w:tcPr>
          <w:p w:rsidR="00000000" w:rsidDel="00000000" w:rsidP="00000000" w:rsidRDefault="00000000" w:rsidRPr="00000000" w14:paraId="0000046C">
            <w:pPr>
              <w:spacing w:after="0" w:line="240" w:lineRule="auto"/>
              <w:ind w:firstLine="0"/>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46D">
            <w:pPr>
              <w:spacing w:after="0" w:line="240" w:lineRule="auto"/>
              <w:ind w:firstLine="0"/>
              <w:jc w:val="center"/>
              <w:rPr>
                <w:color w:val="000000"/>
              </w:rPr>
            </w:pPr>
            <w:r w:rsidDel="00000000" w:rsidR="00000000" w:rsidRPr="00000000">
              <w:rPr>
                <w:color w:val="000000"/>
                <w:rtl w:val="0"/>
              </w:rPr>
              <w:t xml:space="preserve">Rank</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46E">
            <w:pPr>
              <w:spacing w:after="0" w:line="240" w:lineRule="auto"/>
              <w:ind w:firstLine="0"/>
              <w:jc w:val="center"/>
              <w:rPr>
                <w:color w:val="000000"/>
              </w:rPr>
            </w:pPr>
            <w:r w:rsidDel="00000000" w:rsidR="00000000" w:rsidRPr="00000000">
              <w:rPr>
                <w:color w:val="000000"/>
                <w:rtl w:val="0"/>
              </w:rPr>
              <w:t xml:space="preserve">3</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470">
            <w:pPr>
              <w:spacing w:after="0" w:line="240" w:lineRule="auto"/>
              <w:ind w:firstLine="0"/>
              <w:jc w:val="center"/>
              <w:rPr>
                <w:color w:val="000000"/>
              </w:rPr>
            </w:pPr>
            <w:r w:rsidDel="00000000" w:rsidR="00000000" w:rsidRPr="00000000">
              <w:rPr>
                <w:color w:val="000000"/>
                <w:rtl w:val="0"/>
              </w:rPr>
              <w:t xml:space="preserve">5</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472">
            <w:pPr>
              <w:spacing w:after="0" w:line="240" w:lineRule="auto"/>
              <w:ind w:firstLine="0"/>
              <w:jc w:val="center"/>
              <w:rPr>
                <w:color w:val="000000"/>
              </w:rPr>
            </w:pPr>
            <w:r w:rsidDel="00000000" w:rsidR="00000000" w:rsidRPr="00000000">
              <w:rPr>
                <w:color w:val="000000"/>
                <w:rtl w:val="0"/>
              </w:rPr>
              <w:t xml:space="preserve">4</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474">
            <w:pPr>
              <w:spacing w:after="0" w:line="240" w:lineRule="auto"/>
              <w:ind w:firstLine="0"/>
              <w:jc w:val="center"/>
              <w:rPr>
                <w:color w:val="000000"/>
              </w:rPr>
            </w:pPr>
            <w:r w:rsidDel="00000000" w:rsidR="00000000" w:rsidRPr="00000000">
              <w:rPr>
                <w:color w:val="000000"/>
                <w:rtl w:val="0"/>
              </w:rPr>
              <w:t xml:space="preserve">1</w:t>
            </w:r>
          </w:p>
        </w:tc>
        <w:tc>
          <w:tcPr>
            <w:gridSpan w:val="2"/>
            <w:tcBorders>
              <w:top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76">
            <w:pPr>
              <w:spacing w:after="0" w:line="240" w:lineRule="auto"/>
              <w:ind w:firstLine="0"/>
              <w:jc w:val="center"/>
              <w:rPr>
                <w:color w:val="000000"/>
              </w:rPr>
            </w:pPr>
            <w:r w:rsidDel="00000000" w:rsidR="00000000" w:rsidRPr="00000000">
              <w:rPr>
                <w:color w:val="000000"/>
                <w:rtl w:val="0"/>
              </w:rPr>
              <w:t xml:space="preserve">2</w:t>
            </w:r>
          </w:p>
        </w:tc>
      </w:tr>
      <w:tr>
        <w:trPr>
          <w:cantSplit w:val="0"/>
          <w:trHeight w:val="340" w:hRule="atLeast"/>
          <w:tblHeader w:val="0"/>
        </w:trPr>
        <w:tc>
          <w:tcPr>
            <w:tcBorders>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8">
            <w:pPr>
              <w:spacing w:after="0" w:line="240" w:lineRule="auto"/>
              <w:ind w:firstLine="0"/>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479">
            <w:pPr>
              <w:spacing w:after="0" w:line="240" w:lineRule="auto"/>
              <w:ind w:firstLine="0"/>
              <w:jc w:val="center"/>
              <w:rPr>
                <w:color w:val="000000"/>
              </w:rPr>
            </w:pPr>
            <w:r w:rsidDel="00000000" w:rsidR="00000000" w:rsidRPr="00000000">
              <w:rPr>
                <w:color w:val="000000"/>
                <w:rtl w:val="0"/>
              </w:rPr>
              <w:t xml:space="preserve">Status</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47A">
            <w:pPr>
              <w:spacing w:after="0" w:line="240" w:lineRule="auto"/>
              <w:ind w:firstLine="0"/>
              <w:jc w:val="center"/>
              <w:rPr>
                <w:color w:val="000000"/>
              </w:rPr>
            </w:pPr>
            <w:r w:rsidDel="00000000" w:rsidR="00000000" w:rsidRPr="00000000">
              <w:rPr>
                <w:color w:val="000000"/>
                <w:rtl w:val="0"/>
              </w:rPr>
              <w:t xml:space="preserve">Yes</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47C">
            <w:pPr>
              <w:spacing w:after="0" w:line="240" w:lineRule="auto"/>
              <w:ind w:firstLine="0"/>
              <w:jc w:val="center"/>
              <w:rPr>
                <w:color w:val="000000"/>
              </w:rPr>
            </w:pPr>
            <w:r w:rsidDel="00000000" w:rsidR="00000000" w:rsidRPr="00000000">
              <w:rPr>
                <w:color w:val="000000"/>
                <w:rtl w:val="0"/>
              </w:rPr>
              <w:t xml:space="preserve">No</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47E">
            <w:pPr>
              <w:spacing w:after="0" w:line="240" w:lineRule="auto"/>
              <w:ind w:firstLine="0"/>
              <w:jc w:val="center"/>
              <w:rPr>
                <w:color w:val="000000"/>
              </w:rPr>
            </w:pPr>
            <w:r w:rsidDel="00000000" w:rsidR="00000000" w:rsidRPr="00000000">
              <w:rPr>
                <w:color w:val="000000"/>
                <w:rtl w:val="0"/>
              </w:rPr>
              <w:t xml:space="preserve">No</w:t>
            </w:r>
          </w:p>
        </w:tc>
        <w:tc>
          <w:tcPr>
            <w:gridSpan w:val="2"/>
            <w:tcBorders>
              <w:top w:color="000000" w:space="0" w:sz="4" w:val="single"/>
              <w:bottom w:color="000000" w:space="0" w:sz="4" w:val="single"/>
            </w:tcBorders>
            <w:shd w:fill="auto" w:val="clear"/>
            <w:vAlign w:val="center"/>
          </w:tcPr>
          <w:p w:rsidR="00000000" w:rsidDel="00000000" w:rsidP="00000000" w:rsidRDefault="00000000" w:rsidRPr="00000000" w14:paraId="00000480">
            <w:pPr>
              <w:spacing w:after="0" w:line="240" w:lineRule="auto"/>
              <w:ind w:firstLine="0"/>
              <w:jc w:val="center"/>
              <w:rPr>
                <w:color w:val="000000"/>
              </w:rPr>
            </w:pPr>
            <w:r w:rsidDel="00000000" w:rsidR="00000000" w:rsidRPr="00000000">
              <w:rPr>
                <w:color w:val="000000"/>
                <w:rtl w:val="0"/>
              </w:rPr>
              <w:t xml:space="preserve">Yes</w:t>
            </w:r>
          </w:p>
        </w:tc>
        <w:tc>
          <w:tcPr>
            <w:gridSpan w:val="2"/>
            <w:tcBorders>
              <w:top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82">
            <w:pPr>
              <w:spacing w:after="0" w:line="240" w:lineRule="auto"/>
              <w:ind w:firstLine="0"/>
              <w:jc w:val="center"/>
              <w:rPr>
                <w:color w:val="000000"/>
              </w:rPr>
            </w:pPr>
            <w:r w:rsidDel="00000000" w:rsidR="00000000" w:rsidRPr="00000000">
              <w:rPr>
                <w:color w:val="000000"/>
                <w:rtl w:val="0"/>
              </w:rPr>
              <w:t xml:space="preserve">Yes</w:t>
            </w:r>
          </w:p>
        </w:tc>
      </w:tr>
    </w:tbl>
    <w:p w:rsidR="00000000" w:rsidDel="00000000" w:rsidP="00000000" w:rsidRDefault="00000000" w:rsidRPr="00000000" w14:paraId="00000484">
      <w:pPr>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485">
      <w:pPr>
        <w:pStyle w:val="Heading2"/>
        <w:numPr>
          <w:ilvl w:val="1"/>
          <w:numId w:val="12"/>
        </w:numPr>
        <w:ind w:left="576" w:hanging="576"/>
        <w:rPr/>
      </w:pPr>
      <w:bookmarkStart w:colFirst="0" w:colLast="0" w:name="_heading=h.z337ya" w:id="21"/>
      <w:bookmarkEnd w:id="21"/>
      <w:r w:rsidDel="00000000" w:rsidR="00000000" w:rsidRPr="00000000">
        <w:rPr>
          <w:rtl w:val="0"/>
        </w:rPr>
        <w:t xml:space="preserve">System Level Design</w:t>
      </w:r>
    </w:p>
    <w:p w:rsidR="00000000" w:rsidDel="00000000" w:rsidP="00000000" w:rsidRDefault="00000000" w:rsidRPr="00000000" w14:paraId="00000486">
      <w:pPr>
        <w:pStyle w:val="Heading3"/>
        <w:numPr>
          <w:ilvl w:val="2"/>
          <w:numId w:val="12"/>
        </w:numPr>
        <w:ind w:left="720" w:hanging="720"/>
        <w:rPr/>
      </w:pPr>
      <w:bookmarkStart w:colFirst="0" w:colLast="0" w:name="_heading=h.3j2qqm3" w:id="22"/>
      <w:bookmarkEnd w:id="22"/>
      <w:r w:rsidDel="00000000" w:rsidR="00000000" w:rsidRPr="00000000">
        <w:rPr>
          <w:rtl w:val="0"/>
        </w:rPr>
        <w:t xml:space="preserve">System Schematics </w:t>
      </w:r>
    </w:p>
    <w:p w:rsidR="00000000" w:rsidDel="00000000" w:rsidP="00000000" w:rsidRDefault="00000000" w:rsidRPr="00000000" w14:paraId="00000487">
      <w:pPr>
        <w:rPr/>
      </w:pPr>
      <w:r w:rsidDel="00000000" w:rsidR="00000000" w:rsidRPr="00000000">
        <w:rPr>
          <w:rtl w:val="0"/>
        </w:rPr>
        <w:t xml:space="preserve">In this chapter, the system architecture of the pre-cleaning station is explored. Figure </w:t>
      </w:r>
      <w:r w:rsidDel="00000000" w:rsidR="00000000" w:rsidRPr="00000000">
        <w:rPr>
          <w:highlight w:val="yellow"/>
          <w:rtl w:val="0"/>
        </w:rPr>
        <w:t xml:space="preserve">XX</w:t>
      </w:r>
      <w:r w:rsidDel="00000000" w:rsidR="00000000" w:rsidRPr="00000000">
        <w:rPr>
          <w:rtl w:val="0"/>
        </w:rPr>
        <w:t xml:space="preserve"> shows the functional decomposition of the product. The entirety of the functions and sub-functions is put into relation within the product boundaries. Clustering of directly connected sub-functions was used to determine unique modules that make up the product. The modules are visualized with help of colored boxes and are further developed independently of each other. This modularity enables exchangeability of single components/functions and simplifies the introduction of re-design steps where necessary. (</w:t>
      </w:r>
      <w:r w:rsidDel="00000000" w:rsidR="00000000" w:rsidRPr="00000000">
        <w:rPr>
          <w:highlight w:val="yellow"/>
          <w:rtl w:val="0"/>
        </w:rPr>
        <w:t xml:space="preserve">Quelle Modularity</w:t>
      </w:r>
      <w:r w:rsidDel="00000000" w:rsidR="00000000" w:rsidRPr="00000000">
        <w:rPr>
          <w:rtl w:val="0"/>
        </w:rPr>
        <w:t xml:space="preserve">). </w:t>
      </w:r>
      <w:r w:rsidDel="00000000" w:rsidR="00000000" w:rsidRPr="00000000">
        <w:rPr>
          <w:highlight w:val="yellow"/>
          <w:rtl w:val="0"/>
        </w:rPr>
        <w:t xml:space="preserve">Framing/Chassis</w:t>
      </w:r>
      <w:r w:rsidDel="00000000" w:rsidR="00000000" w:rsidRPr="00000000">
        <w:rPr>
          <w:rtl w:val="0"/>
        </w:rPr>
      </w:r>
    </w:p>
    <w:p w:rsidR="00000000" w:rsidDel="00000000" w:rsidP="00000000" w:rsidRDefault="00000000" w:rsidRPr="00000000" w14:paraId="00000488">
      <w:pPr>
        <w:rPr/>
      </w:pPr>
      <w:r w:rsidDel="00000000" w:rsidR="00000000" w:rsidRPr="00000000">
        <w:rPr>
          <w:rtl w:val="0"/>
        </w:rPr>
        <w:t xml:space="preserve">Besides the various functions of the system, material and energy flows are depicted. Water, and contaminated plastic bottles enter the system and are transformed through the cleaning process into separated trash, wastewater, and clean plastic bottles. The energy required for this transformation is generated manually by human force. Eventually, the energy dissipates into heat and kinetic energy of the wastewater stream.</w:t>
      </w:r>
    </w:p>
    <w:p w:rsidR="00000000" w:rsidDel="00000000" w:rsidP="00000000" w:rsidRDefault="00000000" w:rsidRPr="00000000" w14:paraId="00000489">
      <w:pPr>
        <w:rPr/>
      </w:pPr>
      <w:r w:rsidDel="00000000" w:rsidR="00000000" w:rsidRPr="00000000">
        <w:rPr>
          <w:rtl w:val="0"/>
        </w:rPr>
        <w:t xml:space="preserve">The isolated modules are named and analyzed in Figure </w:t>
      </w:r>
      <w:r w:rsidDel="00000000" w:rsidR="00000000" w:rsidRPr="00000000">
        <w:rPr>
          <w:highlight w:val="yellow"/>
          <w:rtl w:val="0"/>
        </w:rPr>
        <w:t xml:space="preserve">XX</w:t>
      </w:r>
      <w:r w:rsidDel="00000000" w:rsidR="00000000" w:rsidRPr="00000000">
        <w:rPr>
          <w:rtl w:val="0"/>
        </w:rPr>
        <w:t xml:space="preserve">. The colors used are identical as in the functional decomposition </w:t>
      </w:r>
      <w:r w:rsidDel="00000000" w:rsidR="00000000" w:rsidRPr="00000000">
        <w:rPr>
          <w:highlight w:val="yellow"/>
          <w:rtl w:val="0"/>
        </w:rPr>
        <w:t xml:space="preserve">(Figure XX)</w:t>
      </w:r>
      <w:r w:rsidDel="00000000" w:rsidR="00000000" w:rsidRPr="00000000">
        <w:rPr>
          <w:rtl w:val="0"/>
        </w:rPr>
        <w:t xml:space="preserve">. Mainly, five modules were determined: </w:t>
      </w:r>
    </w:p>
    <w:p w:rsidR="00000000" w:rsidDel="00000000" w:rsidP="00000000" w:rsidRDefault="00000000" w:rsidRPr="00000000" w14:paraId="0000048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298"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Inflation module: Crushed bottles are put into their original shape to expose the entire surface of the bottle.</w:t>
      </w:r>
    </w:p>
    <w:p w:rsidR="00000000" w:rsidDel="00000000" w:rsidP="00000000" w:rsidRDefault="00000000" w:rsidRPr="00000000" w14:paraId="0000048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298"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Cleaning module: At this stage, the cleaning water as well as human force are introduced to perform the actual cleaning activity, removing, and separating the contamination from the HDPE bottle.</w:t>
      </w:r>
    </w:p>
    <w:p w:rsidR="00000000" w:rsidDel="00000000" w:rsidP="00000000" w:rsidRDefault="00000000" w:rsidRPr="00000000" w14:paraId="0000048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298"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Water module: The water used for the cleaning process needs to be available despite eventual tap water shortages. Further the water is pressurized to ensure high cleaning efficiency while reducing the amount of water used.</w:t>
      </w:r>
    </w:p>
    <w:p w:rsidR="00000000" w:rsidDel="00000000" w:rsidP="00000000" w:rsidRDefault="00000000" w:rsidRPr="00000000" w14:paraId="0000048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298"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Stacking module: Cleaned bottles are prepared for transport by reducing their stacking volume</w:t>
      </w:r>
    </w:p>
    <w:p w:rsidR="00000000" w:rsidDel="00000000" w:rsidP="00000000" w:rsidRDefault="00000000" w:rsidRPr="00000000" w14:paraId="0000048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1298"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Wastewater treatment: The water exiting the cleaning process is mixed with organic contaminants. It is either redirected into sewage, collected for a secondary use, or recycled with help of a filtering / membrane system.</w:t>
      </w:r>
    </w:p>
    <w:p w:rsidR="00000000" w:rsidDel="00000000" w:rsidP="00000000" w:rsidRDefault="00000000" w:rsidRPr="00000000" w14:paraId="0000048F">
      <w:pPr>
        <w:rPr/>
      </w:pPr>
      <w:r w:rsidDel="00000000" w:rsidR="00000000" w:rsidRPr="00000000">
        <w:rPr>
          <w:rtl w:val="0"/>
        </w:rPr>
        <w:t xml:space="preserve">Further, material and energy flows are represented entering and exiting each module respectively.</w:t>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br w:type="page"/>
      </w:r>
      <w:r w:rsidDel="00000000" w:rsidR="00000000" w:rsidRPr="00000000">
        <w:rPr>
          <w:rtl w:val="0"/>
        </w:rPr>
      </w:r>
    </w:p>
    <w:p w:rsidR="00000000" w:rsidDel="00000000" w:rsidP="00000000" w:rsidRDefault="00000000" w:rsidRPr="00000000" w14:paraId="00000492">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-1104899</wp:posOffset>
                </wp:positionH>
                <wp:positionV relativeFrom="paragraph">
                  <wp:posOffset>0</wp:posOffset>
                </wp:positionV>
                <wp:extent cx="5092700" cy="3733165"/>
                <wp:effectExtent b="0" l="0" r="0" t="0"/>
                <wp:wrapTopAndBottom distB="0" distT="0"/>
                <wp:docPr id="2" name=""/>
                <a:graphic>
                  <a:graphicData uri="http://schemas.microsoft.com/office/word/2010/wordprocessingGroup">
                    <wpg:wgp>
                      <wpg:cNvGrpSpPr/>
                      <wpg:grpSpPr>
                        <a:xfrm>
                          <a:off x="2799650" y="1913400"/>
                          <a:ext cx="5092700" cy="3733165"/>
                          <a:chOff x="2799650" y="1913400"/>
                          <a:chExt cx="5092700" cy="3733200"/>
                        </a:xfrm>
                      </wpg:grpSpPr>
                      <wpg:grpSp>
                        <wpg:cNvGrpSpPr/>
                        <wpg:grpSpPr>
                          <a:xfrm>
                            <a:off x="2799650" y="1913418"/>
                            <a:ext cx="5092700" cy="3733165"/>
                            <a:chOff x="0" y="0"/>
                            <a:chExt cx="5092700" cy="3733165"/>
                          </a:xfrm>
                        </wpg:grpSpPr>
                        <wps:wsp>
                          <wps:cNvSpPr/>
                          <wps:cNvPr id="3" name="Shape 3"/>
                          <wps:spPr>
                            <a:xfrm>
                              <a:off x="0" y="0"/>
                              <a:ext cx="5092700" cy="3733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 name="Shape 7"/>
                            <pic:cNvPicPr preferRelativeResize="0"/>
                          </pic:nvPicPr>
                          <pic:blipFill rotWithShape="1">
                            <a:blip r:embed="rId36">
                              <a:alphaModFix/>
                            </a:blip>
                            <a:srcRect b="0" l="0" r="0" t="0"/>
                            <a:stretch/>
                          </pic:blipFill>
                          <pic:spPr>
                            <a:xfrm>
                              <a:off x="0" y="0"/>
                              <a:ext cx="5092700" cy="3221355"/>
                            </a:xfrm>
                            <a:prstGeom prst="rect">
                              <a:avLst/>
                            </a:prstGeom>
                            <a:noFill/>
                            <a:ln>
                              <a:noFill/>
                            </a:ln>
                          </pic:spPr>
                        </pic:pic>
                        <wps:wsp>
                          <wps:cNvSpPr/>
                          <wps:cNvPr id="8" name="Shape 8"/>
                          <wps:spPr>
                            <a:xfrm>
                              <a:off x="0" y="3474720"/>
                              <a:ext cx="5092700" cy="25844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5: Functional Decomposition.</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-1104899</wp:posOffset>
                </wp:positionH>
                <wp:positionV relativeFrom="paragraph">
                  <wp:posOffset>0</wp:posOffset>
                </wp:positionV>
                <wp:extent cx="5092700" cy="3733165"/>
                <wp:effectExtent b="0" l="0" r="0" t="0"/>
                <wp:wrapTopAndBottom distB="0" distT="0"/>
                <wp:docPr id="2" name="image2.png"/>
                <a:graphic>
                  <a:graphicData uri="http://schemas.openxmlformats.org/drawingml/2006/picture">
                    <pic:pic>
                      <pic:nvPicPr>
                        <pic:cNvPr id="0" name="image2.png"/>
                        <pic:cNvPicPr preferRelativeResize="0"/>
                      </pic:nvPicPr>
                      <pic:blipFill>
                        <a:blip r:embed="rId37"/>
                        <a:srcRect/>
                        <a:stretch>
                          <a:fillRect/>
                        </a:stretch>
                      </pic:blipFill>
                      <pic:spPr>
                        <a:xfrm>
                          <a:off x="0" y="0"/>
                          <a:ext cx="5092700" cy="3733165"/>
                        </a:xfrm>
                        <a:prstGeom prst="rect"/>
                        <a:ln/>
                      </pic:spPr>
                    </pic:pic>
                  </a:graphicData>
                </a:graphic>
              </wp:anchor>
            </w:drawing>
          </mc:Fallback>
        </mc:AlternateContent>
      </w:r>
    </w:p>
    <w:p w:rsidR="00000000" w:rsidDel="00000000" w:rsidP="00000000" w:rsidRDefault="00000000" w:rsidRPr="00000000" w14:paraId="00000493">
      <w:pPr>
        <w:ind w:firstLine="0"/>
        <w:jc w:val="left"/>
        <w:rPr>
          <w:color w:val="000000"/>
          <w:sz w:val="24"/>
          <w:szCs w:val="24"/>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-558799</wp:posOffset>
                </wp:positionH>
                <wp:positionV relativeFrom="paragraph">
                  <wp:posOffset>266700</wp:posOffset>
                </wp:positionV>
                <wp:extent cx="4018915" cy="4175125"/>
                <wp:effectExtent b="0" l="0" r="0" t="0"/>
                <wp:wrapTopAndBottom distB="0" distT="0"/>
                <wp:docPr id="1" name=""/>
                <a:graphic>
                  <a:graphicData uri="http://schemas.microsoft.com/office/word/2010/wordprocessingGroup">
                    <wpg:wgp>
                      <wpg:cNvGrpSpPr/>
                      <wpg:grpSpPr>
                        <a:xfrm>
                          <a:off x="3336525" y="1692425"/>
                          <a:ext cx="4018915" cy="4175125"/>
                          <a:chOff x="3336525" y="1692425"/>
                          <a:chExt cx="4018950" cy="4175150"/>
                        </a:xfrm>
                      </wpg:grpSpPr>
                      <wpg:grpSp>
                        <wpg:cNvGrpSpPr/>
                        <wpg:grpSpPr>
                          <a:xfrm>
                            <a:off x="3336543" y="1692438"/>
                            <a:ext cx="4018915" cy="4175125"/>
                            <a:chOff x="0" y="0"/>
                            <a:chExt cx="4018915" cy="4175125"/>
                          </a:xfrm>
                        </wpg:grpSpPr>
                        <wps:wsp>
                          <wps:cNvSpPr/>
                          <wps:cNvPr id="3" name="Shape 3"/>
                          <wps:spPr>
                            <a:xfrm>
                              <a:off x="0" y="0"/>
                              <a:ext cx="4018900" cy="4175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38">
                              <a:alphaModFix/>
                            </a:blip>
                            <a:srcRect b="0" l="0" r="0" t="0"/>
                            <a:stretch/>
                          </pic:blipFill>
                          <pic:spPr>
                            <a:xfrm>
                              <a:off x="0" y="0"/>
                              <a:ext cx="4018915" cy="3675380"/>
                            </a:xfrm>
                            <a:prstGeom prst="rect">
                              <a:avLst/>
                            </a:prstGeom>
                            <a:noFill/>
                            <a:ln>
                              <a:noFill/>
                            </a:ln>
                          </pic:spPr>
                        </pic:pic>
                        <wps:wsp>
                          <wps:cNvSpPr/>
                          <wps:cNvPr id="5" name="Shape 5"/>
                          <wps:spPr>
                            <a:xfrm>
                              <a:off x="0" y="3916680"/>
                              <a:ext cx="4018915" cy="25844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6: Functional Decomposition Chunks.</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-558799</wp:posOffset>
                </wp:positionH>
                <wp:positionV relativeFrom="paragraph">
                  <wp:posOffset>266700</wp:posOffset>
                </wp:positionV>
                <wp:extent cx="4018915" cy="4175125"/>
                <wp:effectExtent b="0" l="0" r="0" t="0"/>
                <wp:wrapTopAndBottom distB="0" distT="0"/>
                <wp:docPr id="1" name="image1.png"/>
                <a:graphic>
                  <a:graphicData uri="http://schemas.openxmlformats.org/drawingml/2006/picture">
                    <pic:pic>
                      <pic:nvPicPr>
                        <pic:cNvPr id="0" name="image1.png"/>
                        <pic:cNvPicPr preferRelativeResize="0"/>
                      </pic:nvPicPr>
                      <pic:blipFill>
                        <a:blip r:embed="rId39"/>
                        <a:srcRect/>
                        <a:stretch>
                          <a:fillRect/>
                        </a:stretch>
                      </pic:blipFill>
                      <pic:spPr>
                        <a:xfrm>
                          <a:off x="0" y="0"/>
                          <a:ext cx="4018915" cy="4175125"/>
                        </a:xfrm>
                        <a:prstGeom prst="rect"/>
                        <a:ln/>
                      </pic:spPr>
                    </pic:pic>
                  </a:graphicData>
                </a:graphic>
              </wp:anchor>
            </w:drawing>
          </mc:Fallback>
        </mc:AlternateContent>
      </w:r>
    </w:p>
    <w:p w:rsidR="00000000" w:rsidDel="00000000" w:rsidP="00000000" w:rsidRDefault="00000000" w:rsidRPr="00000000" w14:paraId="00000494">
      <w:pPr>
        <w:pStyle w:val="Heading3"/>
        <w:numPr>
          <w:ilvl w:val="2"/>
          <w:numId w:val="12"/>
        </w:numPr>
        <w:ind w:left="720" w:hanging="720"/>
        <w:rPr/>
      </w:pPr>
      <w:r w:rsidDel="00000000" w:rsidR="00000000" w:rsidRPr="00000000">
        <w:rPr>
          <w:rtl w:val="0"/>
        </w:rPr>
        <w:t xml:space="preserve">Incidental Interactions</w:t>
      </w:r>
    </w:p>
    <w:p w:rsidR="00000000" w:rsidDel="00000000" w:rsidP="00000000" w:rsidRDefault="00000000" w:rsidRPr="00000000" w14:paraId="00000495">
      <w:pPr>
        <w:rPr/>
      </w:pPr>
      <w:r w:rsidDel="00000000" w:rsidR="00000000" w:rsidRPr="00000000">
        <w:rPr>
          <w:rtl w:val="0"/>
        </w:rPr>
        <w:t xml:space="preserve">Having defined the system architecture, a focus in their interaction is needed to identify weaknesses of the system. The use of the product introduces error sources that need to be well-known before further development. The errors that might occur through proper use of the product are represented by the Incidental Interaction graph depicted in Figure </w:t>
      </w:r>
      <w:r w:rsidDel="00000000" w:rsidR="00000000" w:rsidRPr="00000000">
        <w:rPr>
          <w:highlight w:val="yellow"/>
          <w:rtl w:val="0"/>
        </w:rPr>
        <w:t xml:space="preserve">XX</w:t>
      </w:r>
      <w:r w:rsidDel="00000000" w:rsidR="00000000" w:rsidRPr="00000000">
        <w:rPr>
          <w:rtl w:val="0"/>
        </w:rPr>
        <w:t xml:space="preserve">. Since the system accepts external energy and partially stores it as pressure, different failure modes are presented. First, repeated use might wear out different components over time. Especially the inflation module and the brushes are exposed to stress as the bottle is inserted and forcefully moved to achieve the desired function. Next, a piping system containing different valves is susceptible to clogging. Small particles present in non-filtered water might hinder sensible valves to work properly. Further, the water pressure within the pipes might lead to leakage or even rupturing at weak points. Since the main structure is built from metal, the water used for cleaning potentially introduces corrosion on unprotected parts. The workbench where all modules are attached to is also exposed to stress coming from the use of the five modules. Depending on the location of the setup and the ground it stands on, the stress might lead to structural instability which can result in collapsing or tipping over of the workbench. The identification of error sources before finalizing the design yields the option to address potential weaknesses of the system, and thus allows to implement failure preventing measures at an early stage.</w:t>
      </w:r>
    </w:p>
    <w:p w:rsidR="00000000" w:rsidDel="00000000" w:rsidP="00000000" w:rsidRDefault="00000000" w:rsidRPr="00000000" w14:paraId="00000496">
      <w:pPr>
        <w:ind w:firstLine="567"/>
        <w:rPr/>
      </w:pPr>
      <w:r w:rsidDel="00000000" w:rsidR="00000000" w:rsidRPr="00000000">
        <w:rPr>
          <w:rtl w:val="0"/>
        </w:rPr>
        <w:t xml:space="preserve">Since the Chibuku taverns and hence, their storage rooms are built according to different blueprints, the designated location and available space of the pre-cleaning station vary from tavern to tavern. This imposes the need for flexible arrangements of the different modules. Possible arrangements are shown in Figure </w:t>
      </w:r>
      <w:r w:rsidDel="00000000" w:rsidR="00000000" w:rsidRPr="00000000">
        <w:rPr>
          <w:highlight w:val="yellow"/>
          <w:rtl w:val="0"/>
        </w:rPr>
        <w:t xml:space="preserve">XX</w:t>
      </w: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1155700</wp:posOffset>
                </wp:positionV>
                <wp:extent cx="5324475" cy="3504565"/>
                <wp:effectExtent b="0" l="0" r="0" t="0"/>
                <wp:wrapSquare wrapText="bothSides" distB="0" distT="0" distL="114300" distR="114300"/>
                <wp:docPr id="5" name=""/>
                <a:graphic>
                  <a:graphicData uri="http://schemas.microsoft.com/office/word/2010/wordprocessingGroup">
                    <wpg:wgp>
                      <wpg:cNvGrpSpPr/>
                      <wpg:grpSpPr>
                        <a:xfrm>
                          <a:off x="2683750" y="2027700"/>
                          <a:ext cx="5324475" cy="3504565"/>
                          <a:chOff x="2683750" y="2027700"/>
                          <a:chExt cx="5324500" cy="3504600"/>
                        </a:xfrm>
                      </wpg:grpSpPr>
                      <wpg:grpSp>
                        <wpg:cNvGrpSpPr/>
                        <wpg:grpSpPr>
                          <a:xfrm>
                            <a:off x="2683763" y="2027718"/>
                            <a:ext cx="5324475" cy="3504565"/>
                            <a:chOff x="0" y="0"/>
                            <a:chExt cx="5324475" cy="3504565"/>
                          </a:xfrm>
                        </wpg:grpSpPr>
                        <wps:wsp>
                          <wps:cNvSpPr/>
                          <wps:cNvPr id="3" name="Shape 3"/>
                          <wps:spPr>
                            <a:xfrm>
                              <a:off x="0" y="0"/>
                              <a:ext cx="5324475" cy="3504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6" name="Shape 16"/>
                            <pic:cNvPicPr preferRelativeResize="0"/>
                          </pic:nvPicPr>
                          <pic:blipFill rotWithShape="1">
                            <a:blip r:embed="rId40">
                              <a:alphaModFix/>
                            </a:blip>
                            <a:srcRect b="0" l="0" r="0" t="0"/>
                            <a:stretch/>
                          </pic:blipFill>
                          <pic:spPr>
                            <a:xfrm>
                              <a:off x="0" y="0"/>
                              <a:ext cx="5324475" cy="3190875"/>
                            </a:xfrm>
                            <a:prstGeom prst="rect">
                              <a:avLst/>
                            </a:prstGeom>
                            <a:noFill/>
                            <a:ln>
                              <a:noFill/>
                            </a:ln>
                          </pic:spPr>
                        </pic:pic>
                        <wps:wsp>
                          <wps:cNvSpPr/>
                          <wps:cNvPr id="17" name="Shape 17"/>
                          <wps:spPr>
                            <a:xfrm>
                              <a:off x="0" y="3246120"/>
                              <a:ext cx="5324475" cy="25844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7: Incidential Interaction graph.</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1155700</wp:posOffset>
                </wp:positionV>
                <wp:extent cx="5324475" cy="3504565"/>
                <wp:effectExtent b="0" l="0" r="0" t="0"/>
                <wp:wrapSquare wrapText="bothSides" distB="0" distT="0" distL="114300" distR="114300"/>
                <wp:docPr id="5" name="image6.png"/>
                <a:graphic>
                  <a:graphicData uri="http://schemas.openxmlformats.org/drawingml/2006/picture">
                    <pic:pic>
                      <pic:nvPicPr>
                        <pic:cNvPr id="0" name="image6.png"/>
                        <pic:cNvPicPr preferRelativeResize="0"/>
                      </pic:nvPicPr>
                      <pic:blipFill>
                        <a:blip r:embed="rId41"/>
                        <a:srcRect/>
                        <a:stretch>
                          <a:fillRect/>
                        </a:stretch>
                      </pic:blipFill>
                      <pic:spPr>
                        <a:xfrm>
                          <a:off x="0" y="0"/>
                          <a:ext cx="5324475" cy="3504565"/>
                        </a:xfrm>
                        <a:prstGeom prst="rect"/>
                        <a:ln/>
                      </pic:spPr>
                    </pic:pic>
                  </a:graphicData>
                </a:graphic>
              </wp:anchor>
            </w:drawing>
          </mc:Fallback>
        </mc:AlternateContent>
      </w:r>
    </w:p>
    <w:p w:rsidR="00000000" w:rsidDel="00000000" w:rsidP="00000000" w:rsidRDefault="00000000" w:rsidRPr="00000000" w14:paraId="00000497">
      <w:pPr>
        <w:pStyle w:val="Heading3"/>
        <w:numPr>
          <w:ilvl w:val="2"/>
          <w:numId w:val="12"/>
        </w:numPr>
        <w:ind w:left="720" w:hanging="720"/>
        <w:rPr/>
      </w:pPr>
      <w:r w:rsidDel="00000000" w:rsidR="00000000" w:rsidRPr="00000000">
        <w:rPr>
          <w:rtl w:val="0"/>
        </w:rPr>
        <w:t xml:space="preserve">Product Layout</w:t>
      </w:r>
    </w:p>
    <w:p w:rsidR="00000000" w:rsidDel="00000000" w:rsidP="00000000" w:rsidRDefault="00000000" w:rsidRPr="00000000" w14:paraId="00000498">
      <w:pPr>
        <w:ind w:firstLine="567"/>
        <w:rPr/>
      </w:pPr>
      <w:r w:rsidDel="00000000" w:rsidR="00000000" w:rsidRPr="00000000">
        <w:rPr>
          <w:rtl w:val="0"/>
        </w:rPr>
        <w:t xml:space="preserve">Depending on the local conditions of taverns designated for the pilot program, the most suitable layout can be chosen. Nonetheless, the arrangement shows a clear pattern. Since the steps of the cleaning process are carried out in a specific order (inflation, cleaning, stacking), the modules are arranged equally to ensure a linear workflow from left to right or right to left. This results in a more efficient workflow and a more comfortable user experience. The list of layouts only shows a few options and is hence further extendable. </w:t>
      </w:r>
    </w:p>
    <w:p w:rsidR="00000000" w:rsidDel="00000000" w:rsidP="00000000" w:rsidRDefault="00000000" w:rsidRPr="00000000" w14:paraId="00000499">
      <w:pPr>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-292099</wp:posOffset>
                </wp:positionH>
                <wp:positionV relativeFrom="paragraph">
                  <wp:posOffset>177800</wp:posOffset>
                </wp:positionV>
                <wp:extent cx="5532120" cy="6789448"/>
                <wp:effectExtent b="0" l="0" r="0" t="0"/>
                <wp:wrapTopAndBottom distB="0" distT="0"/>
                <wp:docPr id="14" name=""/>
                <a:graphic>
                  <a:graphicData uri="http://schemas.microsoft.com/office/word/2010/wordprocessingGroup">
                    <wpg:wgp>
                      <wpg:cNvGrpSpPr/>
                      <wpg:grpSpPr>
                        <a:xfrm>
                          <a:off x="2579925" y="385275"/>
                          <a:ext cx="5532120" cy="6789448"/>
                          <a:chOff x="2579925" y="385275"/>
                          <a:chExt cx="5532150" cy="6789450"/>
                        </a:xfrm>
                      </wpg:grpSpPr>
                      <wpg:grpSp>
                        <wpg:cNvGrpSpPr/>
                        <wpg:grpSpPr>
                          <a:xfrm>
                            <a:off x="2579940" y="385276"/>
                            <a:ext cx="5532120" cy="6789448"/>
                            <a:chOff x="-91440" y="1005840"/>
                            <a:chExt cx="5532120" cy="6789448"/>
                          </a:xfrm>
                        </wpg:grpSpPr>
                        <wps:wsp>
                          <wps:cNvSpPr/>
                          <wps:cNvPr id="3" name="Shape 3"/>
                          <wps:spPr>
                            <a:xfrm>
                              <a:off x="-91440" y="1005840"/>
                              <a:ext cx="5532100" cy="6789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21" name="Shape 121"/>
                            <pic:cNvPicPr preferRelativeResize="0"/>
                          </pic:nvPicPr>
                          <pic:blipFill rotWithShape="1">
                            <a:blip r:embed="rId42">
                              <a:alphaModFix/>
                            </a:blip>
                            <a:srcRect b="0" l="0" r="0" t="0"/>
                            <a:stretch/>
                          </pic:blipFill>
                          <pic:spPr>
                            <a:xfrm>
                              <a:off x="137160" y="1005840"/>
                              <a:ext cx="5303520" cy="6371590"/>
                            </a:xfrm>
                            <a:prstGeom prst="rect">
                              <a:avLst/>
                            </a:prstGeom>
                            <a:noFill/>
                            <a:ln>
                              <a:noFill/>
                            </a:ln>
                          </pic:spPr>
                        </pic:pic>
                        <wps:wsp>
                          <wps:cNvSpPr/>
                          <wps:cNvPr id="122" name="Shape 122"/>
                          <wps:spPr>
                            <a:xfrm>
                              <a:off x="-91440" y="7536843"/>
                              <a:ext cx="5303520" cy="25844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8: Different geometric Layouts.</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-292099</wp:posOffset>
                </wp:positionH>
                <wp:positionV relativeFrom="paragraph">
                  <wp:posOffset>177800</wp:posOffset>
                </wp:positionV>
                <wp:extent cx="5532120" cy="6789448"/>
                <wp:effectExtent b="0" l="0" r="0" t="0"/>
                <wp:wrapTopAndBottom distB="0" distT="0"/>
                <wp:docPr id="14" name="image18.png"/>
                <a:graphic>
                  <a:graphicData uri="http://schemas.openxmlformats.org/drawingml/2006/picture">
                    <pic:pic>
                      <pic:nvPicPr>
                        <pic:cNvPr id="0" name="image18.png"/>
                        <pic:cNvPicPr preferRelativeResize="0"/>
                      </pic:nvPicPr>
                      <pic:blipFill>
                        <a:blip r:embed="rId43"/>
                        <a:srcRect/>
                        <a:stretch>
                          <a:fillRect/>
                        </a:stretch>
                      </pic:blipFill>
                      <pic:spPr>
                        <a:xfrm>
                          <a:off x="0" y="0"/>
                          <a:ext cx="5532120" cy="6789448"/>
                        </a:xfrm>
                        <a:prstGeom prst="rect"/>
                        <a:ln/>
                      </pic:spPr>
                    </pic:pic>
                  </a:graphicData>
                </a:graphic>
              </wp:anchor>
            </w:drawing>
          </mc:Fallback>
        </mc:AlternateContent>
      </w:r>
    </w:p>
    <w:p w:rsidR="00000000" w:rsidDel="00000000" w:rsidP="00000000" w:rsidRDefault="00000000" w:rsidRPr="00000000" w14:paraId="0000049A">
      <w:pPr>
        <w:pStyle w:val="Heading2"/>
        <w:numPr>
          <w:ilvl w:val="1"/>
          <w:numId w:val="12"/>
        </w:numPr>
        <w:ind w:left="576" w:hanging="576"/>
        <w:rPr/>
      </w:pPr>
      <w:bookmarkStart w:colFirst="0" w:colLast="0" w:name="_heading=h.1y810tw" w:id="23"/>
      <w:bookmarkEnd w:id="23"/>
      <w:r w:rsidDel="00000000" w:rsidR="00000000" w:rsidRPr="00000000">
        <w:rPr>
          <w:rtl w:val="0"/>
        </w:rPr>
        <w:t xml:space="preserve">Detailed Design</w:t>
      </w:r>
    </w:p>
    <w:p w:rsidR="00000000" w:rsidDel="00000000" w:rsidP="00000000" w:rsidRDefault="00000000" w:rsidRPr="00000000" w14:paraId="0000049B">
      <w:pPr>
        <w:rPr/>
      </w:pPr>
      <w:r w:rsidDel="00000000" w:rsidR="00000000" w:rsidRPr="00000000">
        <w:rPr>
          <w:rtl w:val="0"/>
        </w:rPr>
        <w:t xml:space="preserve">In the last step of the design process, the detailed design of the pre-cleaning station is presented. The concepts selected in chapter </w:t>
      </w:r>
      <w:r w:rsidDel="00000000" w:rsidR="00000000" w:rsidRPr="00000000">
        <w:rPr>
          <w:highlight w:val="yellow"/>
          <w:rtl w:val="0"/>
        </w:rPr>
        <w:t xml:space="preserve">XX</w:t>
      </w:r>
      <w:r w:rsidDel="00000000" w:rsidR="00000000" w:rsidRPr="00000000">
        <w:rPr>
          <w:rtl w:val="0"/>
        </w:rPr>
        <w:t xml:space="preserve"> have been transformed into technical drawings and eventually led to 3D-representation with help of a CAD software. The figures below depict the different modules separately as well as the complete assembly of all components.</w:t>
      </w:r>
    </w:p>
    <w:p w:rsidR="00000000" w:rsidDel="00000000" w:rsidP="00000000" w:rsidRDefault="00000000" w:rsidRPr="00000000" w14:paraId="0000049C">
      <w:pPr>
        <w:pStyle w:val="Heading3"/>
        <w:numPr>
          <w:ilvl w:val="2"/>
          <w:numId w:val="12"/>
        </w:numPr>
        <w:ind w:left="720" w:hanging="720"/>
        <w:rPr/>
      </w:pPr>
      <w:bookmarkStart w:colFirst="0" w:colLast="0" w:name="_heading=h.4i7ojhp" w:id="24"/>
      <w:bookmarkEnd w:id="24"/>
      <w:r w:rsidDel="00000000" w:rsidR="00000000" w:rsidRPr="00000000">
        <w:rPr>
          <w:rtl w:val="0"/>
        </w:rPr>
        <w:t xml:space="preserve">Inflation Module:</w:t>
      </w:r>
    </w:p>
    <w:p w:rsidR="00000000" w:rsidDel="00000000" w:rsidP="00000000" w:rsidRDefault="00000000" w:rsidRPr="00000000" w14:paraId="0000049D">
      <w:pPr>
        <w:rPr/>
      </w:pPr>
      <w:r w:rsidDel="00000000" w:rsidR="00000000" w:rsidRPr="00000000">
        <w:rPr>
          <w:rtl w:val="0"/>
        </w:rPr>
        <w:t xml:space="preserve">The realization of the inflation module is kept as simple as proposed within the selected concept. The module consists of a round tube welded to a steel plate. The diameter of the tube is about 1cm smaller than the bottle opening to ensure quick and reliable mounting of the bottle. The steel plate is welded to or screwed into the surface below the module. This allows for controlled movement of the bottle during re-inflation. </w:t>
      </w:r>
    </w:p>
    <w:p w:rsidR="00000000" w:rsidDel="00000000" w:rsidP="00000000" w:rsidRDefault="00000000" w:rsidRPr="00000000" w14:paraId="0000049E">
      <w:pPr>
        <w:pStyle w:val="Heading3"/>
        <w:numPr>
          <w:ilvl w:val="2"/>
          <w:numId w:val="12"/>
        </w:numPr>
        <w:ind w:left="720" w:hanging="720"/>
        <w:rPr/>
      </w:pPr>
      <w:bookmarkStart w:colFirst="0" w:colLast="0" w:name="_heading=h.28h4qwu" w:id="25"/>
      <w:bookmarkEnd w:id="25"/>
      <w:r w:rsidDel="00000000" w:rsidR="00000000" w:rsidRPr="00000000">
        <w:rPr>
          <w:rtl w:val="0"/>
        </w:rPr>
        <w:t xml:space="preserve">Cleaning Module:</w:t>
      </w:r>
    </w:p>
    <w:p w:rsidR="00000000" w:rsidDel="00000000" w:rsidP="00000000" w:rsidRDefault="00000000" w:rsidRPr="00000000" w14:paraId="0000049F">
      <w:pPr>
        <w:rPr/>
      </w:pPr>
      <w:r w:rsidDel="00000000" w:rsidR="00000000" w:rsidRPr="00000000">
        <w:rPr>
          <w:rtl w:val="0"/>
        </w:rPr>
        <w:t xml:space="preserve">The cleaning interface consists of mainly four components. First, the bottle is rinsed on the inside with help of the glass rinser. A spring that is built into the rinser closes a valve when no bottle is placed on top. If a bottle is placed onto the star-shaped surface and pressed down, the valve is open and allows water to flow into the bottle. Due to the water pressure withing the piping system, and the narrow openings at the rinser outlet, jets of water shoot up into the bottle. They rinse the entire inside of the bottle and removes contamination at the contact points between the jets and the bottle.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-355599</wp:posOffset>
                </wp:positionH>
                <wp:positionV relativeFrom="paragraph">
                  <wp:posOffset>2222500</wp:posOffset>
                </wp:positionV>
                <wp:extent cx="5788660" cy="3180080"/>
                <wp:effectExtent b="0" l="0" r="0" t="0"/>
                <wp:wrapTopAndBottom distB="0" distT="0"/>
                <wp:docPr id="10" name=""/>
                <a:graphic>
                  <a:graphicData uri="http://schemas.microsoft.com/office/word/2010/wordprocessingGroup">
                    <wpg:wgp>
                      <wpg:cNvGrpSpPr/>
                      <wpg:grpSpPr>
                        <a:xfrm>
                          <a:off x="2451650" y="2044525"/>
                          <a:ext cx="5788660" cy="3180080"/>
                          <a:chOff x="2451650" y="2044525"/>
                          <a:chExt cx="5884575" cy="3325525"/>
                        </a:xfrm>
                      </wpg:grpSpPr>
                      <wpg:grpSp>
                        <wpg:cNvGrpSpPr/>
                        <wpg:grpSpPr>
                          <a:xfrm>
                            <a:off x="2451670" y="2044531"/>
                            <a:ext cx="5884546" cy="3325509"/>
                            <a:chOff x="0" y="-145429"/>
                            <a:chExt cx="5884629" cy="3325509"/>
                          </a:xfrm>
                        </wpg:grpSpPr>
                        <wps:wsp>
                          <wps:cNvSpPr/>
                          <wps:cNvPr id="3" name="Shape 3"/>
                          <wps:spPr>
                            <a:xfrm>
                              <a:off x="0" y="0"/>
                              <a:ext cx="5788725" cy="3180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145429"/>
                              <a:ext cx="5884629" cy="3161692"/>
                              <a:chOff x="0" y="-145429"/>
                              <a:chExt cx="5884629" cy="3161692"/>
                            </a:xfrm>
                          </wpg:grpSpPr>
                          <pic:pic>
                            <pic:nvPicPr>
                              <pic:cNvPr descr="Ein Bild, das Zylinder, Kerze, Papiertuch, Schwarzweiß enthält.&#10;&#10;Automatisch generierte Beschreibung" id="50" name="Shape 50"/>
                              <pic:cNvPicPr preferRelativeResize="0"/>
                            </pic:nvPicPr>
                            <pic:blipFill rotWithShape="1">
                              <a:blip r:embed="rId44">
                                <a:alphaModFix/>
                              </a:blip>
                              <a:srcRect b="31290" l="13231" r="11090" t="5379"/>
                              <a:stretch/>
                            </pic:blipFill>
                            <pic:spPr>
                              <a:xfrm>
                                <a:off x="0" y="437536"/>
                                <a:ext cx="1732915" cy="1876425"/>
                              </a:xfrm>
                              <a:prstGeom prst="rect">
                                <a:avLst/>
                              </a:prstGeom>
                              <a:noFill/>
                              <a:ln>
                                <a:noFill/>
                              </a:ln>
                            </pic:spPr>
                          </pic:pic>
                          <pic:pic>
                            <pic:nvPicPr>
                              <pic:cNvPr descr="Ein Bild, das Kopierer enthält.&#10;&#10;Automatisch generierte Beschreibung" id="51" name="Shape 51"/>
                              <pic:cNvPicPr preferRelativeResize="0"/>
                            </pic:nvPicPr>
                            <pic:blipFill rotWithShape="1">
                              <a:blip r:embed="rId45">
                                <a:alphaModFix/>
                              </a:blip>
                              <a:srcRect b="0" l="8217" r="13447" t="0"/>
                              <a:stretch/>
                            </pic:blipFill>
                            <pic:spPr>
                              <a:xfrm rot="242433">
                                <a:off x="1559642" y="0"/>
                                <a:ext cx="4229100" cy="2870835"/>
                              </a:xfrm>
                              <a:prstGeom prst="rect">
                                <a:avLst/>
                              </a:prstGeom>
                              <a:noFill/>
                              <a:ln>
                                <a:noFill/>
                              </a:ln>
                            </pic:spPr>
                          </pic:pic>
                        </wpg:grpSp>
                        <wps:wsp>
                          <wps:cNvSpPr/>
                          <wps:cNvPr id="52" name="Shape 52"/>
                          <wps:spPr>
                            <a:xfrm>
                              <a:off x="0" y="2921635"/>
                              <a:ext cx="5788660" cy="25844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9: a) Inflation Module, b) Cleaning Module.</w:t>
                                </w:r>
                              </w:p>
                            </w:txbxContent>
                          </wps:txbx>
                          <wps:bodyPr anchorCtr="0" anchor="t" bIns="0" lIns="0" spcFirstLastPara="1" rIns="0" wrap="square" tIns="0">
                            <a:noAutofit/>
                          </wps:bodyPr>
                        </wps:wsp>
                        <wps:wsp>
                          <wps:cNvSpPr/>
                          <wps:cNvPr id="53" name="Shape 53"/>
                          <wps:spPr>
                            <a:xfrm>
                              <a:off x="295196" y="186000"/>
                              <a:ext cx="331213" cy="346710"/>
                            </a:xfrm>
                            <a:prstGeom prst="rect">
                              <a:avLst/>
                            </a:prstGeom>
                            <a:solidFill>
                              <a:srgbClr val="FFFFFF"/>
                            </a:solidFill>
                            <a:ln>
                              <a:noFill/>
                            </a:ln>
                          </wps:spPr>
                          <wps:txbx>
                            <w:txbxContent>
                              <w:p w:rsidR="00000000" w:rsidDel="00000000" w:rsidP="00000000" w:rsidRDefault="00000000" w:rsidRPr="00000000">
                                <w:pPr>
                                  <w:spacing w:after="16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a)</w:t>
                                </w:r>
                              </w:p>
                              <w:p w:rsidR="00000000" w:rsidDel="00000000" w:rsidP="00000000" w:rsidRDefault="00000000" w:rsidRPr="00000000">
                                <w:pPr>
                                  <w:spacing w:after="160" w:before="0" w:line="360"/>
                                  <w:ind w:left="0" w:right="0" w:firstLine="577.9999923706055"/>
                                  <w:jc w:val="both"/>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45700" lIns="91425" spcFirstLastPara="1" rIns="91425" wrap="square" tIns="45700">
                            <a:noAutofit/>
                          </wps:bodyPr>
                        </wps:wsp>
                        <wps:wsp>
                          <wps:cNvSpPr/>
                          <wps:cNvPr id="54" name="Shape 54"/>
                          <wps:spPr>
                            <a:xfrm>
                              <a:off x="1857602" y="163936"/>
                              <a:ext cx="331200" cy="273600"/>
                            </a:xfrm>
                            <a:prstGeom prst="rect">
                              <a:avLst/>
                            </a:prstGeom>
                            <a:solidFill>
                              <a:srgbClr val="FFFFFF"/>
                            </a:solidFill>
                            <a:ln>
                              <a:noFill/>
                            </a:ln>
                          </wps:spPr>
                          <wps:txbx>
                            <w:txbxContent>
                              <w:p w:rsidR="00000000" w:rsidDel="00000000" w:rsidP="00000000" w:rsidRDefault="00000000" w:rsidRPr="00000000">
                                <w:pPr>
                                  <w:spacing w:after="16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b)</w:t>
                                </w:r>
                              </w:p>
                              <w:p w:rsidR="00000000" w:rsidDel="00000000" w:rsidP="00000000" w:rsidRDefault="00000000" w:rsidRPr="00000000">
                                <w:pPr>
                                  <w:spacing w:after="160" w:before="0" w:line="360"/>
                                  <w:ind w:left="0" w:right="0" w:firstLine="577.9999923706055"/>
                                  <w:jc w:val="both"/>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-355599</wp:posOffset>
                </wp:positionH>
                <wp:positionV relativeFrom="paragraph">
                  <wp:posOffset>2222500</wp:posOffset>
                </wp:positionV>
                <wp:extent cx="5788660" cy="3180080"/>
                <wp:effectExtent b="0" l="0" r="0" t="0"/>
                <wp:wrapTopAndBottom distB="0" distT="0"/>
                <wp:docPr id="10" name="image12.png"/>
                <a:graphic>
                  <a:graphicData uri="http://schemas.openxmlformats.org/drawingml/2006/picture">
                    <pic:pic>
                      <pic:nvPicPr>
                        <pic:cNvPr id="0" name="image12.png"/>
                        <pic:cNvPicPr preferRelativeResize="0"/>
                      </pic:nvPicPr>
                      <pic:blipFill>
                        <a:blip r:embed="rId46"/>
                        <a:srcRect/>
                        <a:stretch>
                          <a:fillRect/>
                        </a:stretch>
                      </pic:blipFill>
                      <pic:spPr>
                        <a:xfrm>
                          <a:off x="0" y="0"/>
                          <a:ext cx="5788660" cy="3180080"/>
                        </a:xfrm>
                        <a:prstGeom prst="rect"/>
                        <a:ln/>
                      </pic:spPr>
                    </pic:pic>
                  </a:graphicData>
                </a:graphic>
              </wp:anchor>
            </w:drawing>
          </mc:Fallback>
        </mc:AlternateContent>
      </w:r>
    </w:p>
    <w:p w:rsidR="00000000" w:rsidDel="00000000" w:rsidP="00000000" w:rsidRDefault="00000000" w:rsidRPr="00000000" w14:paraId="000004A0">
      <w:pPr>
        <w:rPr/>
      </w:pPr>
      <w:r w:rsidDel="00000000" w:rsidR="00000000" w:rsidRPr="00000000">
        <w:rPr>
          <w:rtl w:val="0"/>
        </w:rPr>
        <w:t xml:space="preserve">Next, the bottle is mounted onto the horizontally placed brush. Since the brush is fixed in position, the bottle is rotated around the long axis and slightly tilted to the sides to shift the main contact points between the brush and the bottle. Due to the presence of a second brush, the outside of the bottle can be brushed simultaneously.</w:t>
      </w:r>
    </w:p>
    <w:p w:rsidR="00000000" w:rsidDel="00000000" w:rsidP="00000000" w:rsidRDefault="00000000" w:rsidRPr="00000000" w14:paraId="000004A1">
      <w:pPr>
        <w:rPr/>
      </w:pPr>
      <w:r w:rsidDel="00000000" w:rsidR="00000000" w:rsidRPr="00000000">
        <w:rPr>
          <w:rtl w:val="0"/>
        </w:rPr>
        <w:t xml:space="preserve">Step 1 and 2 are repeated until the inside of the bottle is considered clean by visual inspection. Subsequently, the outside of the bottle is rinsed with help of the tap installed on the sink. This removes dust/ dirt on the outer surface of the bottle. </w:t>
      </w:r>
    </w:p>
    <w:p w:rsidR="00000000" w:rsidDel="00000000" w:rsidP="00000000" w:rsidRDefault="00000000" w:rsidRPr="00000000" w14:paraId="000004A2">
      <w:pPr>
        <w:rPr/>
      </w:pPr>
      <w:r w:rsidDel="00000000" w:rsidR="00000000" w:rsidRPr="00000000">
        <w:rPr>
          <w:rtl w:val="0"/>
        </w:rPr>
        <w:t xml:space="preserve">The water used during this process is captured by a sink. The sink allows to collect and redirect the wastewater to the desired location.</w:t>
      </w:r>
    </w:p>
    <w:p w:rsidR="00000000" w:rsidDel="00000000" w:rsidP="00000000" w:rsidRDefault="00000000" w:rsidRPr="00000000" w14:paraId="000004A3">
      <w:pPr>
        <w:pStyle w:val="Heading3"/>
        <w:numPr>
          <w:ilvl w:val="2"/>
          <w:numId w:val="12"/>
        </w:numPr>
        <w:ind w:left="720" w:hanging="720"/>
        <w:rPr/>
      </w:pPr>
      <w:bookmarkStart w:colFirst="0" w:colLast="0" w:name="_heading=h.nmf14n" w:id="26"/>
      <w:bookmarkEnd w:id="26"/>
      <w:r w:rsidDel="00000000" w:rsidR="00000000" w:rsidRPr="00000000">
        <w:rPr>
          <w:rtl w:val="0"/>
        </w:rPr>
        <w:t xml:space="preserve">Water Module:</w:t>
      </w:r>
    </w:p>
    <w:p w:rsidR="00000000" w:rsidDel="00000000" w:rsidP="00000000" w:rsidRDefault="00000000" w:rsidRPr="00000000" w14:paraId="000004A4">
      <w:pPr>
        <w:rPr/>
      </w:pPr>
      <w:r w:rsidDel="00000000" w:rsidR="00000000" w:rsidRPr="00000000">
        <w:rPr>
          <w:rtl w:val="0"/>
        </w:rPr>
        <w:t xml:space="preserve">    The cleaning process presented in this thesis makes use of pressurized water. Since the tap water in the taverns is on shortage occasionally, an independent source of pressurized water is desired. This allows to always operate the cleaning station despite the potential absence of tap water. Figure </w:t>
      </w:r>
      <w:r w:rsidDel="00000000" w:rsidR="00000000" w:rsidRPr="00000000">
        <w:rPr>
          <w:highlight w:val="yellow"/>
          <w:rtl w:val="0"/>
        </w:rPr>
        <w:t xml:space="preserve">XX</w:t>
      </w:r>
      <w:r w:rsidDel="00000000" w:rsidR="00000000" w:rsidRPr="00000000">
        <w:rPr>
          <w:rtl w:val="0"/>
        </w:rPr>
        <w:t xml:space="preserve"> depicts the schematic of the piping system. A manual piston pump is used to pump water into the closed system. First, the water passes the pump into a dirt filter. Since the tap water available in Blantyre might contain sand, dirt and other particles, filtering is crucial to protect the sensible valves that follow the filtering process. Next, the filtered water passes through a one-way valve ensuring to maintain the generated pressure within the piping system while pumping. The water that enters the system is transported into a pressure tank. The work introduced by the manual pump is converted into air pressure. If the water outlet (glass rinser / tap) is closed, the amount of air particles within the pressure tank is constant. By inserting more and more water into the closed system, the air inside of the pressure tank is compressed, pushing with a certain force on the water. This pressure is used to operate the glass rinser and the tap even if they are located at a higher position than the pressure tank itself. Due to the static force of water, the water module presented eliminates the need for building a 25m tall framework, leading to the same amount of pressure according to </w:t>
      </w:r>
      <w:r w:rsidDel="00000000" w:rsidR="00000000" w:rsidRPr="00000000">
        <w:rPr>
          <w:highlight w:val="yellow"/>
          <w:rtl w:val="0"/>
        </w:rPr>
        <w:t xml:space="preserve">FORMULA</w:t>
      </w:r>
      <w:r w:rsidDel="00000000" w:rsidR="00000000" w:rsidRPr="00000000">
        <w:rPr>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3530600</wp:posOffset>
                </wp:positionV>
                <wp:extent cx="5427345" cy="2590165"/>
                <wp:effectExtent b="0" l="0" r="0" t="0"/>
                <wp:wrapSquare wrapText="bothSides" distB="0" distT="0" distL="114300" distR="114300"/>
                <wp:docPr id="4" name=""/>
                <a:graphic>
                  <a:graphicData uri="http://schemas.microsoft.com/office/word/2010/wordprocessingGroup">
                    <wpg:wgp>
                      <wpg:cNvGrpSpPr/>
                      <wpg:grpSpPr>
                        <a:xfrm>
                          <a:off x="2632325" y="2484900"/>
                          <a:ext cx="5427345" cy="2590165"/>
                          <a:chOff x="2632325" y="2484900"/>
                          <a:chExt cx="5427350" cy="2590200"/>
                        </a:xfrm>
                      </wpg:grpSpPr>
                      <wpg:grpSp>
                        <wpg:cNvGrpSpPr/>
                        <wpg:grpSpPr>
                          <a:xfrm>
                            <a:off x="2632328" y="2484918"/>
                            <a:ext cx="5427345" cy="2590165"/>
                            <a:chOff x="0" y="0"/>
                            <a:chExt cx="5427397" cy="2591109"/>
                          </a:xfrm>
                        </wpg:grpSpPr>
                        <wps:wsp>
                          <wps:cNvSpPr/>
                          <wps:cNvPr id="3" name="Shape 3"/>
                          <wps:spPr>
                            <a:xfrm>
                              <a:off x="0" y="0"/>
                              <a:ext cx="5427375" cy="259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Ein Bild, das Zylinder, Pfeife Flöte Rohr, Messgerät enthält.&#10;&#10;Automatisch generierte Beschreibung" id="13" name="Shape 13"/>
                            <pic:cNvPicPr preferRelativeResize="0"/>
                          </pic:nvPicPr>
                          <pic:blipFill rotWithShape="1">
                            <a:blip r:embed="rId47">
                              <a:alphaModFix/>
                            </a:blip>
                            <a:srcRect b="0" l="0" r="0" t="0"/>
                            <a:stretch/>
                          </pic:blipFill>
                          <pic:spPr>
                            <a:xfrm>
                              <a:off x="0" y="0"/>
                              <a:ext cx="5399405" cy="2223770"/>
                            </a:xfrm>
                            <a:prstGeom prst="rect">
                              <a:avLst/>
                            </a:prstGeom>
                            <a:noFill/>
                            <a:ln>
                              <a:noFill/>
                            </a:ln>
                          </pic:spPr>
                        </pic:pic>
                        <wps:wsp>
                          <wps:cNvSpPr/>
                          <wps:cNvPr id="14" name="Shape 14"/>
                          <wps:spPr>
                            <a:xfrm>
                              <a:off x="27992" y="2332664"/>
                              <a:ext cx="5399405" cy="25844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10: Water Module.</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3530600</wp:posOffset>
                </wp:positionV>
                <wp:extent cx="5427345" cy="2590165"/>
                <wp:effectExtent b="0" l="0" r="0" t="0"/>
                <wp:wrapSquare wrapText="bothSides" distB="0" distT="0" distL="114300" distR="114300"/>
                <wp:docPr id="4" name="image5.png"/>
                <a:graphic>
                  <a:graphicData uri="http://schemas.openxmlformats.org/drawingml/2006/picture">
                    <pic:pic>
                      <pic:nvPicPr>
                        <pic:cNvPr id="0" name="image5.png"/>
                        <pic:cNvPicPr preferRelativeResize="0"/>
                      </pic:nvPicPr>
                      <pic:blipFill>
                        <a:blip r:embed="rId48"/>
                        <a:srcRect/>
                        <a:stretch>
                          <a:fillRect/>
                        </a:stretch>
                      </pic:blipFill>
                      <pic:spPr>
                        <a:xfrm>
                          <a:off x="0" y="0"/>
                          <a:ext cx="5427345" cy="2590165"/>
                        </a:xfrm>
                        <a:prstGeom prst="rect"/>
                        <a:ln/>
                      </pic:spPr>
                    </pic:pic>
                  </a:graphicData>
                </a:graphic>
              </wp:anchor>
            </w:drawing>
          </mc:Fallback>
        </mc:AlternateContent>
      </w:r>
    </w:p>
    <w:p w:rsidR="00000000" w:rsidDel="00000000" w:rsidP="00000000" w:rsidRDefault="00000000" w:rsidRPr="00000000" w14:paraId="000004A5">
      <w:pPr>
        <w:rPr/>
      </w:pPr>
      <w:r w:rsidDel="00000000" w:rsidR="00000000" w:rsidRPr="00000000">
        <w:rPr>
          <w:rtl w:val="0"/>
        </w:rPr>
        <w:t xml:space="preserve">At every moment during pumping, the generated pressure can be read off a Barometer. The pre-cleaning setup is designed to work at a pressure of 2.5 bar. For safety reasons, a valve limiting the pressure is added. The spring-loaded mechanism of the safety valve opens automatically once the water pressure inside the pipes exceeds 2.5 bars.</w:t>
      </w:r>
    </w:p>
    <w:p w:rsidR="00000000" w:rsidDel="00000000" w:rsidP="00000000" w:rsidRDefault="00000000" w:rsidRPr="00000000" w14:paraId="000004A6">
      <w:pPr>
        <w:rPr/>
      </w:pPr>
      <w:r w:rsidDel="00000000" w:rsidR="00000000" w:rsidRPr="00000000">
        <w:rPr>
          <w:rtl w:val="0"/>
        </w:rPr>
        <w:t xml:space="preserve">Finally, the water pressure can be accessed through the tap or the glass rinser by pushing the bottle onto the pressure sensitive valve.</w:t>
      </w:r>
    </w:p>
    <w:p w:rsidR="00000000" w:rsidDel="00000000" w:rsidP="00000000" w:rsidRDefault="00000000" w:rsidRPr="00000000" w14:paraId="000004A7">
      <w:pPr>
        <w:pStyle w:val="Heading3"/>
        <w:numPr>
          <w:ilvl w:val="2"/>
          <w:numId w:val="12"/>
        </w:numPr>
        <w:ind w:left="720" w:hanging="720"/>
        <w:rPr/>
      </w:pPr>
      <w:bookmarkStart w:colFirst="0" w:colLast="0" w:name="_heading=h.37m2jsg" w:id="27"/>
      <w:bookmarkEnd w:id="27"/>
      <w:r w:rsidDel="00000000" w:rsidR="00000000" w:rsidRPr="00000000">
        <w:rPr>
          <w:rtl w:val="0"/>
        </w:rPr>
        <w:t xml:space="preserve">Stacking Module:</w:t>
      </w:r>
    </w:p>
    <w:p w:rsidR="00000000" w:rsidDel="00000000" w:rsidP="00000000" w:rsidRDefault="00000000" w:rsidRPr="00000000" w14:paraId="000004A8">
      <w:pPr>
        <w:rPr/>
      </w:pPr>
      <w:r w:rsidDel="00000000" w:rsidR="00000000" w:rsidRPr="00000000">
        <w:rPr>
          <w:rtl w:val="0"/>
        </w:rPr>
        <w:t xml:space="preserve">The two concepts that were ranked highest in the selection have no need for further equipment besides the transport unit. This can either be a bag or a crate in case of the uncrushed bottles. Thus, the design approach shown in this chapter focusses on the third ranked concept. In this approach, the bottles are cut with two blades arranged in a cross-like manner. This allows to bend the walls of the bottles outwards while leaving the bottle opening intact. Figure </w:t>
      </w:r>
      <w:r w:rsidDel="00000000" w:rsidR="00000000" w:rsidRPr="00000000">
        <w:rPr>
          <w:highlight w:val="yellow"/>
          <w:rtl w:val="0"/>
        </w:rPr>
        <w:t xml:space="preserve">XX</w:t>
      </w:r>
      <w:r w:rsidDel="00000000" w:rsidR="00000000" w:rsidRPr="00000000">
        <w:rPr>
          <w:rtl w:val="0"/>
        </w:rPr>
        <w:t xml:space="preserve">a) shows the complete mechanism of the cutting tool. It consists of an outer tube, inner tube, a cutting interface, and a bottle adapter. A set of joints connects the outer with the inner tube, while the manual force can be introduced through a handle.</w:t>
      </w:r>
    </w:p>
    <w:p w:rsidR="00000000" w:rsidDel="00000000" w:rsidP="00000000" w:rsidRDefault="00000000" w:rsidRPr="00000000" w14:paraId="000004A9">
      <w:pPr>
        <w:rPr/>
      </w:pPr>
      <w:r w:rsidDel="00000000" w:rsidR="00000000" w:rsidRPr="00000000">
        <w:rPr>
          <w:rtl w:val="0"/>
        </w:rPr>
        <w:t xml:space="preserve">Figure </w:t>
      </w:r>
      <w:r w:rsidDel="00000000" w:rsidR="00000000" w:rsidRPr="00000000">
        <w:rPr>
          <w:highlight w:val="yellow"/>
          <w:rtl w:val="0"/>
        </w:rPr>
        <w:t xml:space="preserve">XX</w:t>
      </w:r>
      <w:r w:rsidDel="00000000" w:rsidR="00000000" w:rsidRPr="00000000">
        <w:rPr>
          <w:rtl w:val="0"/>
        </w:rPr>
        <w:t xml:space="preserve">b) depicts the rotating parts of the module. The handle is moved by hand by pulling on the lever. The applied force is translated through the joints into a linear motion of the inner tube. </w:t>
      </w:r>
    </w:p>
    <w:p w:rsidR="00000000" w:rsidDel="00000000" w:rsidP="00000000" w:rsidRDefault="00000000" w:rsidRPr="00000000" w14:paraId="000004AA">
      <w:pPr>
        <w:rPr/>
      </w:pPr>
      <w:r w:rsidDel="00000000" w:rsidR="00000000" w:rsidRPr="00000000">
        <w:rPr>
          <w:rtl w:val="0"/>
        </w:rPr>
        <w:t xml:space="preserve">Figure XXc) shows the inner tube as well as the cutting interface. The U-shaped tube acts as the sled for the cutting interface. It can be moved linearly through the outer tube. Movement along the short axes are prohibited by the dimensions of the outer tube. The cutting interface consist of a plate and vertically attached blades. The blades are positioned with an inclination to enhance the cutting properties of the sharp edge. </w:t>
      </w:r>
    </w:p>
    <w:p w:rsidR="00000000" w:rsidDel="00000000" w:rsidP="00000000" w:rsidRDefault="00000000" w:rsidRPr="00000000" w14:paraId="000004AB">
      <w:pPr>
        <w:rPr/>
      </w:pPr>
      <w:r w:rsidDel="00000000" w:rsidR="00000000" w:rsidRPr="00000000">
        <w:rPr>
          <w:rtl w:val="0"/>
        </w:rPr>
        <w:t xml:space="preserve">Figure XXd) shows the guide tube of the cutting tool. The U-shaped metal tube that encompasses the inner tube ensures linear movement of the sled. Since the cutting interface might crush a loose bottle placed underneath, a suitable counter piece was designed. The bottle is placed into the bottle stand depicted in Figure </w:t>
      </w:r>
      <w:r w:rsidDel="00000000" w:rsidR="00000000" w:rsidRPr="00000000">
        <w:rPr>
          <w:highlight w:val="yellow"/>
          <w:rtl w:val="0"/>
        </w:rPr>
        <w:t xml:space="preserve">XX</w:t>
      </w:r>
      <w:r w:rsidDel="00000000" w:rsidR="00000000" w:rsidRPr="00000000">
        <w:rPr>
          <w:rtl w:val="0"/>
        </w:rPr>
        <w:t xml:space="preserve">. Due to the walls of the stand the bottle is centered throughout the cutting process. Further, the metal tube with 90° cuts builds up counter pressure while pushing the blades through the bottom of the plastic bottle. These measures ensure a clean cut as well as shielding the sharp edges from the user while most of the force is introduced.</w:t>
      </w:r>
    </w:p>
    <w:p w:rsidR="00000000" w:rsidDel="00000000" w:rsidP="00000000" w:rsidRDefault="00000000" w:rsidRPr="00000000" w14:paraId="000004AC">
      <w:pPr>
        <w:rPr/>
      </w:pPr>
      <w:r w:rsidDel="00000000" w:rsidR="00000000" w:rsidRPr="00000000">
        <w:rPr>
          <w:rtl w:val="0"/>
        </w:rPr>
        <w:t xml:space="preserve">After cutting of the bottle, a visual quality check can be carried out to verify the cleanliness of the bottle. If the bottle is clean, it can be put on a vertical pole for stacking. Since the bottle opening is intact and the walls flapped out, the stacking efficiency is increased. Further, the poles can be loaded into the truck by sliding them into rails fixed on the ground and the sidewall of the truck, as shown in Figure </w:t>
      </w:r>
      <w:r w:rsidDel="00000000" w:rsidR="00000000" w:rsidRPr="00000000">
        <w:rPr>
          <w:highlight w:val="yellow"/>
          <w:rtl w:val="0"/>
        </w:rPr>
        <w:t xml:space="preserve">XX</w:t>
      </w:r>
      <w:r w:rsidDel="00000000" w:rsidR="00000000" w:rsidRPr="00000000">
        <w:rPr>
          <w:rtl w:val="0"/>
        </w:rPr>
        <w:t xml:space="preserve">. This prevents the poles from tipping over during the transportation.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-368299</wp:posOffset>
                </wp:positionH>
                <wp:positionV relativeFrom="paragraph">
                  <wp:posOffset>901700</wp:posOffset>
                </wp:positionV>
                <wp:extent cx="6492240" cy="7738110"/>
                <wp:effectExtent b="0" l="0" r="0" t="0"/>
                <wp:wrapSquare wrapText="bothSides" distB="0" distT="0" distL="114300" distR="114300"/>
                <wp:docPr id="13" name=""/>
                <a:graphic>
                  <a:graphicData uri="http://schemas.microsoft.com/office/word/2010/wordprocessingGroup">
                    <wpg:wgp>
                      <wpg:cNvGrpSpPr/>
                      <wpg:grpSpPr>
                        <a:xfrm>
                          <a:off x="2099875" y="0"/>
                          <a:ext cx="6492240" cy="7738110"/>
                          <a:chOff x="2099875" y="0"/>
                          <a:chExt cx="6492250" cy="7560000"/>
                        </a:xfrm>
                      </wpg:grpSpPr>
                      <wpg:grpSp>
                        <wpg:cNvGrpSpPr/>
                        <wpg:grpSpPr>
                          <a:xfrm>
                            <a:off x="2099880" y="0"/>
                            <a:ext cx="6492240" cy="7560000"/>
                            <a:chOff x="0" y="0"/>
                            <a:chExt cx="6492240" cy="7738110"/>
                          </a:xfrm>
                        </wpg:grpSpPr>
                        <wps:wsp>
                          <wps:cNvSpPr/>
                          <wps:cNvPr id="3" name="Shape 3"/>
                          <wps:spPr>
                            <a:xfrm>
                              <a:off x="0" y="0"/>
                              <a:ext cx="6492225" cy="773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492240" cy="7425690"/>
                              <a:chOff x="0" y="0"/>
                              <a:chExt cx="6492240" cy="7425690"/>
                            </a:xfrm>
                          </wpg:grpSpPr>
                          <pic:pic>
                            <pic:nvPicPr>
                              <pic:cNvPr id="115" name="Shape 115"/>
                              <pic:cNvPicPr preferRelativeResize="0"/>
                            </pic:nvPicPr>
                            <pic:blipFill rotWithShape="1">
                              <a:blip r:embed="rId49">
                                <a:alphaModFix/>
                              </a:blip>
                              <a:srcRect b="0" l="0" r="0" t="0"/>
                              <a:stretch/>
                            </pic:blipFill>
                            <pic:spPr>
                              <a:xfrm>
                                <a:off x="219456" y="0"/>
                                <a:ext cx="2690495" cy="4544695"/>
                              </a:xfrm>
                              <a:prstGeom prst="rect">
                                <a:avLst/>
                              </a:prstGeom>
                              <a:noFill/>
                              <a:ln>
                                <a:noFill/>
                              </a:ln>
                            </pic:spPr>
                          </pic:pic>
                          <pic:pic>
                            <pic:nvPicPr>
                              <pic:cNvPr descr="Ein Bild, das Screenshot, Design enthält.&#10;&#10;Automatisch generierte Beschreibung" id="116" name="Shape 116"/>
                              <pic:cNvPicPr preferRelativeResize="0"/>
                            </pic:nvPicPr>
                            <pic:blipFill rotWithShape="1">
                              <a:blip r:embed="rId50">
                                <a:alphaModFix/>
                              </a:blip>
                              <a:srcRect b="0" l="0" r="0" t="0"/>
                              <a:stretch/>
                            </pic:blipFill>
                            <pic:spPr>
                              <a:xfrm>
                                <a:off x="3474720" y="4370832"/>
                                <a:ext cx="3017520" cy="2767330"/>
                              </a:xfrm>
                              <a:prstGeom prst="rect">
                                <a:avLst/>
                              </a:prstGeom>
                              <a:noFill/>
                              <a:ln>
                                <a:noFill/>
                              </a:ln>
                            </pic:spPr>
                          </pic:pic>
                          <pic:pic>
                            <pic:nvPicPr>
                              <pic:cNvPr descr="Ein Bild, das Entwurf, Design, Origami enthält.&#10;&#10;Automatisch generierte Beschreibung" id="117" name="Shape 117"/>
                              <pic:cNvPicPr preferRelativeResize="0"/>
                            </pic:nvPicPr>
                            <pic:blipFill rotWithShape="1">
                              <a:blip r:embed="rId51">
                                <a:alphaModFix/>
                              </a:blip>
                              <a:srcRect b="0" l="0" r="0" t="0"/>
                              <a:stretch/>
                            </pic:blipFill>
                            <pic:spPr>
                              <a:xfrm>
                                <a:off x="0" y="4297680"/>
                                <a:ext cx="3289300" cy="3128010"/>
                              </a:xfrm>
                              <a:prstGeom prst="rect">
                                <a:avLst/>
                              </a:prstGeom>
                              <a:noFill/>
                              <a:ln>
                                <a:noFill/>
                              </a:ln>
                            </pic:spPr>
                          </pic:pic>
                          <pic:pic>
                            <pic:nvPicPr>
                              <pic:cNvPr descr="Ein Bild, das Werkzeug, Schraubenschlüssel, Design, Rahmen enthält.&#10;&#10;Automatisch generierte Beschreibung" id="118" name="Shape 118"/>
                              <pic:cNvPicPr preferRelativeResize="0"/>
                            </pic:nvPicPr>
                            <pic:blipFill rotWithShape="1">
                              <a:blip r:embed="rId52">
                                <a:alphaModFix/>
                              </a:blip>
                              <a:srcRect b="0" l="0" r="0" t="0"/>
                              <a:stretch/>
                            </pic:blipFill>
                            <pic:spPr>
                              <a:xfrm>
                                <a:off x="3035808" y="877824"/>
                                <a:ext cx="3042920" cy="2714625"/>
                              </a:xfrm>
                              <a:prstGeom prst="rect">
                                <a:avLst/>
                              </a:prstGeom>
                              <a:noFill/>
                              <a:ln>
                                <a:noFill/>
                              </a:ln>
                            </pic:spPr>
                          </pic:pic>
                        </wpg:grpSp>
                        <wps:wsp>
                          <wps:cNvSpPr/>
                          <wps:cNvPr id="119" name="Shape 119"/>
                          <wps:spPr>
                            <a:xfrm>
                              <a:off x="0" y="7479665"/>
                              <a:ext cx="6492240" cy="25844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11: Cutting Module.</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-368299</wp:posOffset>
                </wp:positionH>
                <wp:positionV relativeFrom="paragraph">
                  <wp:posOffset>901700</wp:posOffset>
                </wp:positionV>
                <wp:extent cx="6492240" cy="7738110"/>
                <wp:effectExtent b="0" l="0" r="0" t="0"/>
                <wp:wrapSquare wrapText="bothSides" distB="0" distT="0" distL="114300" distR="114300"/>
                <wp:docPr id="13" name="image16.png"/>
                <a:graphic>
                  <a:graphicData uri="http://schemas.openxmlformats.org/drawingml/2006/picture">
                    <pic:pic>
                      <pic:nvPicPr>
                        <pic:cNvPr id="0" name="image16.png"/>
                        <pic:cNvPicPr preferRelativeResize="0"/>
                      </pic:nvPicPr>
                      <pic:blipFill>
                        <a:blip r:embed="rId53"/>
                        <a:srcRect/>
                        <a:stretch>
                          <a:fillRect/>
                        </a:stretch>
                      </pic:blipFill>
                      <pic:spPr>
                        <a:xfrm>
                          <a:off x="0" y="0"/>
                          <a:ext cx="6492240" cy="7738110"/>
                        </a:xfrm>
                        <a:prstGeom prst="rect"/>
                        <a:ln/>
                      </pic:spPr>
                    </pic:pic>
                  </a:graphicData>
                </a:graphic>
              </wp:anchor>
            </w:drawing>
          </mc:Fallback>
        </mc:AlternateContent>
      </w:r>
    </w:p>
    <w:p w:rsidR="00000000" w:rsidDel="00000000" w:rsidP="00000000" w:rsidRDefault="00000000" w:rsidRPr="00000000" w14:paraId="000004AD">
      <w:pPr>
        <w:rPr/>
      </w:pPr>
      <w:r w:rsidDel="00000000" w:rsidR="00000000" w:rsidRPr="00000000">
        <w:br w:type="page"/>
      </w:r>
      <w:r w:rsidDel="00000000" w:rsidR="00000000" w:rsidRPr="00000000">
        <w:rPr>
          <w:rtl w:val="0"/>
        </w:rPr>
      </w:r>
    </w:p>
    <w:p w:rsidR="00000000" w:rsidDel="00000000" w:rsidP="00000000" w:rsidRDefault="00000000" w:rsidRPr="00000000" w14:paraId="000004AE">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align>center</wp:align>
                </wp:positionH>
                <wp:positionV relativeFrom="margin">
                  <wp:align>top</wp:align>
                </wp:positionV>
                <wp:extent cx="2564765" cy="2743200"/>
                <wp:effectExtent b="0" l="0" r="0" t="0"/>
                <wp:wrapTopAndBottom distB="0" distT="0"/>
                <wp:docPr id="15" name=""/>
                <a:graphic>
                  <a:graphicData uri="http://schemas.microsoft.com/office/word/2010/wordprocessingGroup">
                    <wpg:wgp>
                      <wpg:cNvGrpSpPr/>
                      <wpg:grpSpPr>
                        <a:xfrm>
                          <a:off x="4063600" y="2408400"/>
                          <a:ext cx="2564765" cy="2743200"/>
                          <a:chOff x="4063600" y="2408400"/>
                          <a:chExt cx="2564800" cy="2743200"/>
                        </a:xfrm>
                      </wpg:grpSpPr>
                      <wpg:grpSp>
                        <wpg:cNvGrpSpPr/>
                        <wpg:grpSpPr>
                          <a:xfrm>
                            <a:off x="4063618" y="2408400"/>
                            <a:ext cx="2564765" cy="2743200"/>
                            <a:chOff x="0" y="0"/>
                            <a:chExt cx="2565019" cy="2743200"/>
                          </a:xfrm>
                        </wpg:grpSpPr>
                        <wps:wsp>
                          <wps:cNvSpPr/>
                          <wps:cNvPr id="3" name="Shape 3"/>
                          <wps:spPr>
                            <a:xfrm>
                              <a:off x="0" y="0"/>
                              <a:ext cx="2565000" cy="274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24" name="Shape 124"/>
                            <pic:cNvPicPr preferRelativeResize="0"/>
                          </pic:nvPicPr>
                          <pic:blipFill rotWithShape="1">
                            <a:blip r:embed="rId54">
                              <a:alphaModFix/>
                            </a:blip>
                            <a:srcRect b="0" l="13410" r="4517" t="0"/>
                            <a:stretch/>
                          </pic:blipFill>
                          <pic:spPr>
                            <a:xfrm>
                              <a:off x="237744" y="0"/>
                              <a:ext cx="2327275" cy="2354580"/>
                            </a:xfrm>
                            <a:prstGeom prst="rect">
                              <a:avLst/>
                            </a:prstGeom>
                            <a:noFill/>
                            <a:ln>
                              <a:noFill/>
                            </a:ln>
                          </pic:spPr>
                        </pic:pic>
                        <wps:wsp>
                          <wps:cNvSpPr/>
                          <wps:cNvPr id="125" name="Shape 125"/>
                          <wps:spPr>
                            <a:xfrm>
                              <a:off x="0" y="2413635"/>
                              <a:ext cx="2327275" cy="32956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12: Stacking Module.</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margin">
                  <wp:align>center</wp:align>
                </wp:positionH>
                <wp:positionV relativeFrom="margin">
                  <wp:align>top</wp:align>
                </wp:positionV>
                <wp:extent cx="2564765" cy="2743200"/>
                <wp:effectExtent b="0" l="0" r="0" t="0"/>
                <wp:wrapTopAndBottom distB="0" distT="0"/>
                <wp:docPr id="15" name="image19.png"/>
                <a:graphic>
                  <a:graphicData uri="http://schemas.openxmlformats.org/drawingml/2006/picture">
                    <pic:pic>
                      <pic:nvPicPr>
                        <pic:cNvPr id="0" name="image19.png"/>
                        <pic:cNvPicPr preferRelativeResize="0"/>
                      </pic:nvPicPr>
                      <pic:blipFill>
                        <a:blip r:embed="rId55"/>
                        <a:srcRect/>
                        <a:stretch>
                          <a:fillRect/>
                        </a:stretch>
                      </pic:blipFill>
                      <pic:spPr>
                        <a:xfrm>
                          <a:off x="0" y="0"/>
                          <a:ext cx="2564765" cy="2743200"/>
                        </a:xfrm>
                        <a:prstGeom prst="rect"/>
                        <a:ln/>
                      </pic:spPr>
                    </pic:pic>
                  </a:graphicData>
                </a:graphic>
              </wp:anchor>
            </w:drawing>
          </mc:Fallback>
        </mc:AlternateContent>
      </w:r>
      <w:r w:rsidDel="00000000" w:rsidR="00000000" w:rsidRPr="00000000">
        <w:rPr>
          <w:rtl w:val="0"/>
        </w:rPr>
        <w:t xml:space="preserve">The wastewater module has not been further developed yet. Different solutions at different costs are possible to deal with the organically contaminated wastewater. </w:t>
      </w:r>
    </w:p>
    <w:p w:rsidR="00000000" w:rsidDel="00000000" w:rsidP="00000000" w:rsidRDefault="00000000" w:rsidRPr="00000000" w14:paraId="000004A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298" w:right="0" w:hanging="36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Sewage possible?</w:t>
      </w:r>
    </w:p>
    <w:p w:rsidR="00000000" w:rsidDel="00000000" w:rsidP="00000000" w:rsidRDefault="00000000" w:rsidRPr="00000000" w14:paraId="000004B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298" w:right="0" w:hanging="36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Fill in drum -&gt; toilet flushing</w:t>
      </w:r>
    </w:p>
    <w:p w:rsidR="00000000" w:rsidDel="00000000" w:rsidP="00000000" w:rsidRDefault="00000000" w:rsidRPr="00000000" w14:paraId="000004B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298" w:right="0" w:hanging="36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French drain, what if inside?</w:t>
      </w:r>
    </w:p>
    <w:p w:rsidR="00000000" w:rsidDel="00000000" w:rsidP="00000000" w:rsidRDefault="00000000" w:rsidRPr="00000000" w14:paraId="000004B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298" w:right="0" w:hanging="36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Water filtering -&gt; reuse?</w:t>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29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t xml:space="preserve">The selection of what the wastewater is used for is pending within the groups of stakeholders.</w:t>
      </w:r>
    </w:p>
    <w:p w:rsidR="00000000" w:rsidDel="00000000" w:rsidP="00000000" w:rsidRDefault="00000000" w:rsidRPr="00000000" w14:paraId="000004B5">
      <w:pPr>
        <w:rPr/>
      </w:pPr>
      <w:r w:rsidDel="00000000" w:rsidR="00000000" w:rsidRPr="00000000">
        <w:rPr>
          <w:rtl w:val="0"/>
        </w:rPr>
        <w:t xml:space="preserve">Figure </w:t>
      </w:r>
      <w:r w:rsidDel="00000000" w:rsidR="00000000" w:rsidRPr="00000000">
        <w:rPr>
          <w:highlight w:val="yellow"/>
          <w:rtl w:val="0"/>
        </w:rPr>
        <w:t xml:space="preserve">XX</w:t>
      </w:r>
      <w:r w:rsidDel="00000000" w:rsidR="00000000" w:rsidRPr="00000000">
        <w:rPr>
          <w:rtl w:val="0"/>
        </w:rPr>
        <w:t xml:space="preserve"> depicts the complete assembly of the pre-cleaning station. The manual pump is inserted into a basket of water (not shown in Figure XX). The piston pump, attached on the very right, is used to build up the water pressure needed for the cleaning. The cleaning workflow is kept from left to right. First, a basket with dirty bottles is placed on the tray underneath the sink. From there, the bottles can be picked out, and reshaped with help of the inflation module. The pins next to the inflation module act as a temporary storage of reinflated bottles. As soon as all spots are taken, the removal of the aluminum lid and the multilayer plastic label is carried out. Next, the actual cleaning process of the bottles is initiated. Washed bottles are again temporarily stored on the bolts to the right of the sink. Last but not least, the bottles are cut with the cutting tool and placed on the empty pole.</w:t>
      </w:r>
    </w:p>
    <w:p w:rsidR="00000000" w:rsidDel="00000000" w:rsidP="00000000" w:rsidRDefault="00000000" w:rsidRPr="00000000" w14:paraId="000004B6">
      <w:pPr>
        <w:rPr>
          <w:u w:val="single"/>
        </w:rPr>
      </w:pPr>
      <w:r w:rsidDel="00000000" w:rsidR="00000000" w:rsidRPr="00000000">
        <w:rPr>
          <w:rtl w:val="0"/>
        </w:rPr>
      </w:r>
    </w:p>
    <w:p w:rsidR="00000000" w:rsidDel="00000000" w:rsidP="00000000" w:rsidRDefault="00000000" w:rsidRPr="00000000" w14:paraId="000004B7">
      <w:pPr>
        <w:rPr>
          <w:color w:val="000000"/>
          <w:sz w:val="24"/>
          <w:szCs w:val="24"/>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-546099</wp:posOffset>
                </wp:positionH>
                <wp:positionV relativeFrom="paragraph">
                  <wp:posOffset>0</wp:posOffset>
                </wp:positionV>
                <wp:extent cx="6503670" cy="3961765"/>
                <wp:effectExtent b="0" l="0" r="0" t="0"/>
                <wp:wrapSquare wrapText="bothSides" distB="0" distT="0" distL="114300" distR="114300"/>
                <wp:docPr id="3" name=""/>
                <a:graphic>
                  <a:graphicData uri="http://schemas.microsoft.com/office/word/2010/wordprocessingGroup">
                    <wpg:wgp>
                      <wpg:cNvGrpSpPr/>
                      <wpg:grpSpPr>
                        <a:xfrm>
                          <a:off x="2094150" y="1799100"/>
                          <a:ext cx="6503670" cy="3961765"/>
                          <a:chOff x="2094150" y="1799100"/>
                          <a:chExt cx="6503700" cy="3961800"/>
                        </a:xfrm>
                      </wpg:grpSpPr>
                      <wpg:grpSp>
                        <wpg:cNvGrpSpPr/>
                        <wpg:grpSpPr>
                          <a:xfrm>
                            <a:off x="2094165" y="1799118"/>
                            <a:ext cx="6503670" cy="3961765"/>
                            <a:chOff x="0" y="0"/>
                            <a:chExt cx="6503670" cy="3961765"/>
                          </a:xfrm>
                        </wpg:grpSpPr>
                        <wps:wsp>
                          <wps:cNvSpPr/>
                          <wps:cNvPr id="3" name="Shape 3"/>
                          <wps:spPr>
                            <a:xfrm>
                              <a:off x="0" y="0"/>
                              <a:ext cx="6503650" cy="3961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Ein Bild, das Tisch enthält.&#10;&#10;Automatisch generierte Beschreibung mit mittlerer Zuverlässigkeit" id="10" name="Shape 10"/>
                            <pic:cNvPicPr preferRelativeResize="0"/>
                          </pic:nvPicPr>
                          <pic:blipFill rotWithShape="1">
                            <a:blip r:embed="rId56">
                              <a:alphaModFix/>
                            </a:blip>
                            <a:srcRect b="0" l="0" r="0" t="0"/>
                            <a:stretch/>
                          </pic:blipFill>
                          <pic:spPr>
                            <a:xfrm>
                              <a:off x="0" y="0"/>
                              <a:ext cx="6503670" cy="3658870"/>
                            </a:xfrm>
                            <a:prstGeom prst="rect">
                              <a:avLst/>
                            </a:prstGeom>
                            <a:noFill/>
                            <a:ln>
                              <a:noFill/>
                            </a:ln>
                          </pic:spPr>
                        </pic:pic>
                        <wps:wsp>
                          <wps:cNvSpPr/>
                          <wps:cNvPr id="11" name="Shape 11"/>
                          <wps:spPr>
                            <a:xfrm>
                              <a:off x="0" y="3703320"/>
                              <a:ext cx="6503670" cy="25844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13: Complete Assembly.</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-546099</wp:posOffset>
                </wp:positionH>
                <wp:positionV relativeFrom="paragraph">
                  <wp:posOffset>0</wp:posOffset>
                </wp:positionV>
                <wp:extent cx="6503670" cy="3961765"/>
                <wp:effectExtent b="0" l="0" r="0" t="0"/>
                <wp:wrapSquare wrapText="bothSides" distB="0" distT="0" distL="114300" distR="114300"/>
                <wp:docPr id="3" name="image4.png"/>
                <a:graphic>
                  <a:graphicData uri="http://schemas.openxmlformats.org/drawingml/2006/picture">
                    <pic:pic>
                      <pic:nvPicPr>
                        <pic:cNvPr id="0" name="image4.png"/>
                        <pic:cNvPicPr preferRelativeResize="0"/>
                      </pic:nvPicPr>
                      <pic:blipFill>
                        <a:blip r:embed="rId57"/>
                        <a:srcRect/>
                        <a:stretch>
                          <a:fillRect/>
                        </a:stretch>
                      </pic:blipFill>
                      <pic:spPr>
                        <a:xfrm>
                          <a:off x="0" y="0"/>
                          <a:ext cx="6503670" cy="3961765"/>
                        </a:xfrm>
                        <a:prstGeom prst="rect"/>
                        <a:ln/>
                      </pic:spPr>
                    </pic:pic>
                  </a:graphicData>
                </a:graphic>
              </wp:anchor>
            </w:drawing>
          </mc:Fallback>
        </mc:AlternateContent>
      </w:r>
    </w:p>
    <w:p w:rsidR="00000000" w:rsidDel="00000000" w:rsidP="00000000" w:rsidRDefault="00000000" w:rsidRPr="00000000" w14:paraId="000004B8">
      <w:pPr>
        <w:pStyle w:val="Heading2"/>
        <w:numPr>
          <w:ilvl w:val="1"/>
          <w:numId w:val="12"/>
        </w:numPr>
        <w:ind w:left="576" w:hanging="576"/>
        <w:rPr/>
      </w:pPr>
      <w:bookmarkStart w:colFirst="0" w:colLast="0" w:name="_heading=h.1mrcu09" w:id="28"/>
      <w:bookmarkEnd w:id="28"/>
      <w:r w:rsidDel="00000000" w:rsidR="00000000" w:rsidRPr="00000000">
        <w:rPr>
          <w:rtl w:val="0"/>
        </w:rPr>
        <w:t xml:space="preserve">Design Verification</w:t>
      </w:r>
    </w:p>
    <w:p w:rsidR="00000000" w:rsidDel="00000000" w:rsidP="00000000" w:rsidRDefault="00000000" w:rsidRPr="00000000" w14:paraId="000004B9">
      <w:pPr>
        <w:rPr/>
      </w:pPr>
      <w:r w:rsidDel="00000000" w:rsidR="00000000" w:rsidRPr="00000000">
        <w:rPr>
          <w:rtl w:val="0"/>
        </w:rPr>
        <w:t xml:space="preserve">Focus Group Discussion</w:t>
      </w:r>
    </w:p>
    <w:p w:rsidR="00000000" w:rsidDel="00000000" w:rsidP="00000000" w:rsidRDefault="00000000" w:rsidRPr="00000000" w14:paraId="000004BA">
      <w:pPr>
        <w:rPr/>
      </w:pPr>
      <w:r w:rsidDel="00000000" w:rsidR="00000000" w:rsidRPr="00000000">
        <w:rPr>
          <w:rtl w:val="0"/>
        </w:rPr>
        <w:t xml:space="preserve">In this section, the output of the focus group discussion is presented. The complete transcript can be found in Appendix </w:t>
      </w:r>
      <w:r w:rsidDel="00000000" w:rsidR="00000000" w:rsidRPr="00000000">
        <w:rPr>
          <w:highlight w:val="yellow"/>
          <w:rtl w:val="0"/>
        </w:rPr>
        <w:t xml:space="preserve">XX</w:t>
      </w:r>
      <w:r w:rsidDel="00000000" w:rsidR="00000000" w:rsidRPr="00000000">
        <w:rPr>
          <w:rtl w:val="0"/>
        </w:rPr>
        <w:t xml:space="preserve">.</w:t>
      </w:r>
    </w:p>
    <w:p w:rsidR="00000000" w:rsidDel="00000000" w:rsidP="00000000" w:rsidRDefault="00000000" w:rsidRPr="00000000" w14:paraId="000004BB">
      <w:pPr>
        <w:rPr/>
      </w:pPr>
      <w:r w:rsidDel="00000000" w:rsidR="00000000" w:rsidRPr="00000000">
        <w:rPr>
          <w:highlight w:val="yellow"/>
          <w:rtl w:val="0"/>
        </w:rPr>
        <w:t xml:space="preserve">Comment the two tables, say what has actually be implemented / changed in my design</w:t>
      </w:r>
      <w:r w:rsidDel="00000000" w:rsidR="00000000" w:rsidRPr="00000000">
        <w:rPr>
          <w:rtl w:val="0"/>
        </w:rPr>
        <w:t xml:space="preserve">.</w:t>
      </w:r>
    </w:p>
    <w:tbl>
      <w:tblPr>
        <w:tblStyle w:val="Table10"/>
        <w:tblpPr w:leftFromText="141" w:rightFromText="141" w:topFromText="0" w:bottomFromText="0" w:vertAnchor="page" w:horzAnchor="margin" w:tblpX="0" w:tblpY="4271"/>
        <w:tblW w:w="8581.0" w:type="dxa"/>
        <w:jc w:val="left"/>
        <w:tblBorders>
          <w:top w:color="000000" w:space="0" w:sz="4" w:val="single"/>
          <w:left w:color="000000" w:space="0" w:sz="0" w:val="nil"/>
          <w:bottom w:color="000000" w:space="0" w:sz="4" w:val="single"/>
          <w:right w:color="000000" w:space="0" w:sz="0" w:val="nil"/>
          <w:insideH w:color="000000" w:space="0" w:sz="4" w:val="single"/>
          <w:insideV w:color="000000" w:space="0" w:sz="4" w:val="single"/>
        </w:tblBorders>
        <w:tblLayout w:type="fixed"/>
        <w:tblLook w:val="0400"/>
      </w:tblPr>
      <w:tblGrid>
        <w:gridCol w:w="1862"/>
        <w:gridCol w:w="6719"/>
        <w:tblGridChange w:id="0">
          <w:tblGrid>
            <w:gridCol w:w="1862"/>
            <w:gridCol w:w="6719"/>
          </w:tblGrid>
        </w:tblGridChange>
      </w:tblGrid>
      <w:tr>
        <w:trPr>
          <w:cantSplit w:val="0"/>
          <w:trHeight w:val="428" w:hRule="atLeast"/>
          <w:tblHeader w:val="0"/>
        </w:trPr>
        <w:tc>
          <w:tcPr>
            <w:tcBorders>
              <w:top w:color="000000" w:space="0" w:sz="4" w:val="single"/>
              <w:bottom w:color="000000" w:space="0" w:sz="4" w:val="single"/>
              <w:right w:color="000000" w:space="0" w:sz="0" w:val="nil"/>
            </w:tcBorders>
            <w:vAlign w:val="bottom"/>
          </w:tcPr>
          <w:p w:rsidR="00000000" w:rsidDel="00000000" w:rsidP="00000000" w:rsidRDefault="00000000" w:rsidRPr="00000000" w14:paraId="000004BC">
            <w:pPr>
              <w:spacing w:line="360" w:lineRule="auto"/>
              <w:ind w:firstLine="0"/>
              <w:jc w:val="left"/>
              <w:rPr>
                <w:b w:val="1"/>
              </w:rPr>
            </w:pPr>
            <w:r w:rsidDel="00000000" w:rsidR="00000000" w:rsidRPr="00000000">
              <w:rPr>
                <w:b w:val="1"/>
                <w:rtl w:val="0"/>
              </w:rPr>
              <w:t xml:space="preserve">Category</w:t>
            </w:r>
          </w:p>
        </w:tc>
        <w:tc>
          <w:tcPr>
            <w:tcBorders>
              <w:top w:color="000000" w:space="0" w:sz="4" w:val="single"/>
              <w:left w:color="000000" w:space="0" w:sz="0" w:val="nil"/>
              <w:bottom w:color="000000" w:space="0" w:sz="4" w:val="single"/>
            </w:tcBorders>
            <w:vAlign w:val="bottom"/>
          </w:tcPr>
          <w:p w:rsidR="00000000" w:rsidDel="00000000" w:rsidP="00000000" w:rsidRDefault="00000000" w:rsidRPr="00000000" w14:paraId="000004BD">
            <w:pPr>
              <w:spacing w:line="360" w:lineRule="auto"/>
              <w:ind w:left="323" w:firstLine="0"/>
              <w:jc w:val="left"/>
              <w:rPr>
                <w:b w:val="1"/>
              </w:rPr>
            </w:pPr>
            <w:r w:rsidDel="00000000" w:rsidR="00000000" w:rsidRPr="00000000">
              <w:rPr>
                <w:b w:val="1"/>
                <w:rtl w:val="0"/>
              </w:rPr>
              <w:t xml:space="preserve">User Feedback</w:t>
            </w:r>
          </w:p>
        </w:tc>
      </w:tr>
      <w:tr>
        <w:trPr>
          <w:cantSplit w:val="0"/>
          <w:trHeight w:val="3818" w:hRule="atLeast"/>
          <w:tblHeader w:val="0"/>
        </w:trPr>
        <w:tc>
          <w:tcPr>
            <w:tcBorders>
              <w:top w:color="000000" w:space="0" w:sz="4" w:val="single"/>
              <w:bottom w:color="000000" w:space="0" w:sz="0" w:val="nil"/>
              <w:right w:color="000000" w:space="0" w:sz="0" w:val="nil"/>
            </w:tcBorders>
          </w:tcPr>
          <w:p w:rsidR="00000000" w:rsidDel="00000000" w:rsidP="00000000" w:rsidRDefault="00000000" w:rsidRPr="00000000" w14:paraId="000004BE">
            <w:pPr>
              <w:spacing w:before="120" w:line="360" w:lineRule="auto"/>
              <w:ind w:firstLine="0"/>
              <w:jc w:val="left"/>
              <w:rPr>
                <w:b w:val="1"/>
              </w:rPr>
            </w:pPr>
            <w:r w:rsidDel="00000000" w:rsidR="00000000" w:rsidRPr="00000000">
              <w:rPr>
                <w:b w:val="1"/>
                <w:rtl w:val="0"/>
              </w:rPr>
              <w:t xml:space="preserve">Project</w:t>
            </w:r>
          </w:p>
        </w:tc>
        <w:tc>
          <w:tcPr>
            <w:tcBorders>
              <w:top w:color="000000" w:space="0" w:sz="4" w:val="single"/>
              <w:left w:color="000000" w:space="0" w:sz="0" w:val="nil"/>
              <w:bottom w:color="000000" w:space="0" w:sz="0" w:val="nil"/>
            </w:tcBorders>
          </w:tcPr>
          <w:p w:rsidR="00000000" w:rsidDel="00000000" w:rsidP="00000000" w:rsidRDefault="00000000" w:rsidRPr="00000000" w14:paraId="000004B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tavern mamas are eager to start the pilot phase of collecting and pre-cleaning Super Maheu bottles. Managing these collection point needs to be monetarily beneficial.</w:t>
            </w:r>
          </w:p>
          <w:p w:rsidR="00000000" w:rsidDel="00000000" w:rsidP="00000000" w:rsidRDefault="00000000" w:rsidRPr="00000000" w14:paraId="000004C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Super Maheu collection program needs to be made visible to the people. Advertising helps to make people aware of the program.</w:t>
            </w:r>
          </w:p>
          <w:p w:rsidR="00000000" w:rsidDel="00000000" w:rsidP="00000000" w:rsidRDefault="00000000" w:rsidRPr="00000000" w14:paraId="000004C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36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tavern mamas are willing to take over the cleaning themselves. Nonetheless, they still must serve customers and would be happy to get suitable support.</w:t>
            </w:r>
          </w:p>
        </w:tc>
      </w:tr>
      <w:tr>
        <w:trPr>
          <w:cantSplit w:val="0"/>
          <w:trHeight w:val="4473"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4C2">
            <w:pPr>
              <w:spacing w:line="360" w:lineRule="auto"/>
              <w:ind w:firstLine="0"/>
              <w:jc w:val="left"/>
              <w:rPr>
                <w:b w:val="1"/>
              </w:rPr>
            </w:pPr>
            <w:r w:rsidDel="00000000" w:rsidR="00000000" w:rsidRPr="00000000">
              <w:rPr>
                <w:b w:val="1"/>
                <w:rtl w:val="0"/>
              </w:rPr>
              <w:t xml:space="preserve">Infrastructure</w:t>
            </w:r>
          </w:p>
        </w:tc>
        <w:tc>
          <w:tcPr>
            <w:tcBorders>
              <w:top w:color="000000" w:space="0" w:sz="0" w:val="nil"/>
              <w:left w:color="000000" w:space="0" w:sz="0" w:val="nil"/>
              <w:bottom w:color="000000" w:space="0" w:sz="0" w:val="nil"/>
            </w:tcBorders>
          </w:tcPr>
          <w:p w:rsidR="00000000" w:rsidDel="00000000" w:rsidP="00000000" w:rsidRDefault="00000000" w:rsidRPr="00000000" w14:paraId="000004C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Despite the installation of taps, they frequently experience water shortages in the pipes. The absence of running water can persist for up to three days. </w:t>
            </w:r>
          </w:p>
          <w:p w:rsidR="00000000" w:rsidDel="00000000" w:rsidP="00000000" w:rsidRDefault="00000000" w:rsidRPr="00000000" w14:paraId="000004C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taverns are equipped with drums, acting as a temporal storage of water in case of a shortage.</w:t>
            </w:r>
          </w:p>
          <w:p w:rsidR="00000000" w:rsidDel="00000000" w:rsidP="00000000" w:rsidRDefault="00000000" w:rsidRPr="00000000" w14:paraId="000004C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 every tavern is connected to a sewage system. Heavy rain causes some taverns to be flooded, lacking a suitable drainage system.</w:t>
            </w:r>
          </w:p>
          <w:p w:rsidR="00000000" w:rsidDel="00000000" w:rsidP="00000000" w:rsidRDefault="00000000" w:rsidRPr="00000000" w14:paraId="000004C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36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Every tavern is equipped with storage rooms, providing space for the storage of both cleaned and dirty bottles without any spatial constraints.</w:t>
            </w:r>
          </w:p>
        </w:tc>
      </w:tr>
      <w:tr>
        <w:trPr>
          <w:cantSplit w:val="0"/>
          <w:trHeight w:val="1855"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4C7">
            <w:pPr>
              <w:spacing w:line="360" w:lineRule="auto"/>
              <w:ind w:firstLine="0"/>
              <w:jc w:val="left"/>
              <w:rPr>
                <w:b w:val="1"/>
              </w:rPr>
            </w:pPr>
            <w:r w:rsidDel="00000000" w:rsidR="00000000" w:rsidRPr="00000000">
              <w:rPr>
                <w:b w:val="1"/>
                <w:rtl w:val="0"/>
              </w:rPr>
              <w:t xml:space="preserve">User Experience</w:t>
            </w:r>
          </w:p>
        </w:tc>
        <w:tc>
          <w:tcPr>
            <w:tcBorders>
              <w:top w:color="000000" w:space="0" w:sz="0" w:val="nil"/>
              <w:left w:color="000000" w:space="0" w:sz="0" w:val="nil"/>
              <w:bottom w:color="000000" w:space="0" w:sz="0" w:val="nil"/>
            </w:tcBorders>
          </w:tcPr>
          <w:p w:rsidR="00000000" w:rsidDel="00000000" w:rsidP="00000000" w:rsidRDefault="00000000" w:rsidRPr="00000000" w14:paraId="000004C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Daily, tavern mamas clean the bear bottles they serve to customers with a bucket of water and a towel.</w:t>
            </w:r>
          </w:p>
          <w:p w:rsidR="00000000" w:rsidDel="00000000" w:rsidP="00000000" w:rsidRDefault="00000000" w:rsidRPr="00000000" w14:paraId="000004C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36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Opening the beer generally is carried out with a knife. Thus, tavern mamas are experienced to use a knife to cut a bottle.</w:t>
            </w:r>
          </w:p>
        </w:tc>
      </w:tr>
    </w:tbl>
    <w:p w:rsidR="00000000" w:rsidDel="00000000" w:rsidP="00000000" w:rsidRDefault="00000000" w:rsidRPr="00000000" w14:paraId="000004CA">
      <w:pPr>
        <w:ind w:firstLine="0"/>
        <w:rPr/>
      </w:pPr>
      <w:r w:rsidDel="00000000" w:rsidR="00000000" w:rsidRPr="00000000">
        <w:rPr>
          <w:rtl w:val="0"/>
        </w:rPr>
      </w:r>
    </w:p>
    <w:p w:rsidR="00000000" w:rsidDel="00000000" w:rsidP="00000000" w:rsidRDefault="00000000" w:rsidRPr="00000000" w14:paraId="000004CB">
      <w:pPr>
        <w:rPr/>
      </w:pPr>
      <w:r w:rsidDel="00000000" w:rsidR="00000000" w:rsidRPr="00000000">
        <w:rPr>
          <w:rtl w:val="0"/>
        </w:rPr>
      </w:r>
    </w:p>
    <w:tbl>
      <w:tblPr>
        <w:tblStyle w:val="Table11"/>
        <w:tblW w:w="8581.0" w:type="dxa"/>
        <w:jc w:val="left"/>
        <w:tblBorders>
          <w:top w:color="000000" w:space="0" w:sz="4" w:val="single"/>
          <w:left w:color="000000" w:space="0" w:sz="0" w:val="nil"/>
          <w:bottom w:color="000000" w:space="0" w:sz="4" w:val="single"/>
          <w:right w:color="000000" w:space="0" w:sz="0" w:val="nil"/>
          <w:insideH w:color="000000" w:space="0" w:sz="4" w:val="single"/>
          <w:insideV w:color="000000" w:space="0" w:sz="4" w:val="single"/>
        </w:tblBorders>
        <w:tblLayout w:type="fixed"/>
        <w:tblLook w:val="0400"/>
      </w:tblPr>
      <w:tblGrid>
        <w:gridCol w:w="1862"/>
        <w:gridCol w:w="6719"/>
        <w:tblGridChange w:id="0">
          <w:tblGrid>
            <w:gridCol w:w="1862"/>
            <w:gridCol w:w="6719"/>
          </w:tblGrid>
        </w:tblGridChange>
      </w:tblGrid>
      <w:tr>
        <w:trPr>
          <w:cantSplit w:val="0"/>
          <w:trHeight w:val="432" w:hRule="atLeast"/>
          <w:tblHeader w:val="0"/>
        </w:trPr>
        <w:tc>
          <w:tcPr>
            <w:tcBorders>
              <w:top w:color="000000" w:space="0" w:sz="4" w:val="single"/>
              <w:bottom w:color="000000" w:space="0" w:sz="4" w:val="single"/>
              <w:right w:color="000000" w:space="0" w:sz="0" w:val="nil"/>
            </w:tcBorders>
            <w:vAlign w:val="center"/>
          </w:tcPr>
          <w:p w:rsidR="00000000" w:rsidDel="00000000" w:rsidP="00000000" w:rsidRDefault="00000000" w:rsidRPr="00000000" w14:paraId="000004CC">
            <w:pPr>
              <w:ind w:firstLine="0"/>
              <w:jc w:val="left"/>
              <w:rPr>
                <w:b w:val="1"/>
              </w:rPr>
            </w:pPr>
            <w:r w:rsidDel="00000000" w:rsidR="00000000" w:rsidRPr="00000000">
              <w:rPr>
                <w:b w:val="1"/>
                <w:rtl w:val="0"/>
              </w:rPr>
              <w:t xml:space="preserve">Category</w:t>
            </w:r>
          </w:p>
        </w:tc>
        <w:tc>
          <w:tcPr>
            <w:tcBorders>
              <w:top w:color="000000" w:space="0" w:sz="4" w:val="single"/>
              <w:left w:color="000000" w:space="0" w:sz="0" w:val="nil"/>
              <w:bottom w:color="000000" w:space="0" w:sz="4" w:val="single"/>
            </w:tcBorders>
            <w:vAlign w:val="center"/>
          </w:tcPr>
          <w:p w:rsidR="00000000" w:rsidDel="00000000" w:rsidP="00000000" w:rsidRDefault="00000000" w:rsidRPr="00000000" w14:paraId="000004CD">
            <w:pPr>
              <w:ind w:left="323" w:firstLine="0"/>
              <w:jc w:val="left"/>
              <w:rPr>
                <w:b w:val="1"/>
              </w:rPr>
            </w:pPr>
            <w:r w:rsidDel="00000000" w:rsidR="00000000" w:rsidRPr="00000000">
              <w:rPr>
                <w:b w:val="1"/>
                <w:rtl w:val="0"/>
              </w:rPr>
              <w:t xml:space="preserve">User Feedback</w:t>
            </w:r>
          </w:p>
        </w:tc>
      </w:tr>
      <w:tr>
        <w:trPr>
          <w:cantSplit w:val="0"/>
          <w:trHeight w:val="1109" w:hRule="atLeast"/>
          <w:tblHeader w:val="0"/>
        </w:trPr>
        <w:tc>
          <w:tcPr>
            <w:tcBorders>
              <w:top w:color="000000" w:space="0" w:sz="4" w:val="single"/>
              <w:bottom w:color="000000" w:space="0" w:sz="0" w:val="nil"/>
              <w:right w:color="000000" w:space="0" w:sz="0" w:val="nil"/>
            </w:tcBorders>
          </w:tcPr>
          <w:p w:rsidR="00000000" w:rsidDel="00000000" w:rsidP="00000000" w:rsidRDefault="00000000" w:rsidRPr="00000000" w14:paraId="000004CE">
            <w:pPr>
              <w:spacing w:before="120" w:line="360" w:lineRule="auto"/>
              <w:ind w:firstLine="0"/>
              <w:jc w:val="left"/>
              <w:rPr>
                <w:b w:val="1"/>
              </w:rPr>
            </w:pPr>
            <w:r w:rsidDel="00000000" w:rsidR="00000000" w:rsidRPr="00000000">
              <w:rPr>
                <w:b w:val="1"/>
                <w:rtl w:val="0"/>
              </w:rPr>
              <w:t xml:space="preserve">Design Ideas</w:t>
            </w:r>
          </w:p>
        </w:tc>
        <w:tc>
          <w:tcPr>
            <w:tcBorders>
              <w:top w:color="000000" w:space="0" w:sz="4" w:val="single"/>
              <w:left w:color="000000" w:space="0" w:sz="0" w:val="nil"/>
              <w:bottom w:color="000000" w:space="0" w:sz="0" w:val="nil"/>
            </w:tcBorders>
          </w:tcPr>
          <w:p w:rsidR="00000000" w:rsidDel="00000000" w:rsidP="00000000" w:rsidRDefault="00000000" w:rsidRPr="00000000" w14:paraId="000004CF">
            <w:pPr>
              <w:spacing w:before="120" w:line="360" w:lineRule="auto"/>
              <w:ind w:left="323" w:firstLine="0"/>
              <w:rPr/>
            </w:pPr>
            <w:r w:rsidDel="00000000" w:rsidR="00000000" w:rsidRPr="00000000">
              <w:rPr>
                <w:rtl w:val="0"/>
              </w:rPr>
              <w:t xml:space="preserve">Before the elaborated design was shown to the tavern mamas, their unbiased ideas about what they need for cleaning the bottles were collected:</w:t>
            </w:r>
          </w:p>
          <w:p w:rsidR="00000000" w:rsidDel="00000000" w:rsidP="00000000" w:rsidRDefault="00000000" w:rsidRPr="00000000" w14:paraId="000004D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setup should be like a table with a sink to perform the cleaning</w:t>
            </w:r>
          </w:p>
          <w:p w:rsidR="00000000" w:rsidDel="00000000" w:rsidP="00000000" w:rsidRDefault="00000000" w:rsidRPr="00000000" w14:paraId="000004D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setup needs to have storage space for dirty and clean bottles</w:t>
            </w:r>
          </w:p>
          <w:p w:rsidR="00000000" w:rsidDel="00000000" w:rsidP="00000000" w:rsidRDefault="00000000" w:rsidRPr="00000000" w14:paraId="000004D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space below the cleaning station can be used as additional storage</w:t>
            </w:r>
          </w:p>
          <w:p w:rsidR="00000000" w:rsidDel="00000000" w:rsidP="00000000" w:rsidRDefault="00000000" w:rsidRPr="00000000" w14:paraId="000004D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cleaning station must be located inside. First, the tap is located inside the storage room. Second, the tavern mamas agreed that equipment will be damaged by customers under the influence of alcohol.</w:t>
            </w:r>
          </w:p>
          <w:p w:rsidR="00000000" w:rsidDel="00000000" w:rsidP="00000000" w:rsidRDefault="00000000" w:rsidRPr="00000000" w14:paraId="000004D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4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cleaning station should be placed near the existing sinks.</w:t>
            </w:r>
          </w:p>
        </w:tc>
      </w:tr>
      <w:tr>
        <w:trPr>
          <w:cantSplit w:val="0"/>
          <w:trHeight w:val="140"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4D5">
            <w:pPr>
              <w:ind w:firstLine="0"/>
              <w:jc w:val="left"/>
              <w:rPr>
                <w:b w:val="1"/>
              </w:rPr>
            </w:pPr>
            <w:r w:rsidDel="00000000" w:rsidR="00000000" w:rsidRPr="00000000">
              <w:rPr>
                <w:rtl w:val="0"/>
              </w:rPr>
            </w:r>
          </w:p>
        </w:tc>
        <w:tc>
          <w:tcPr>
            <w:tcBorders>
              <w:top w:color="000000" w:space="0" w:sz="0" w:val="nil"/>
              <w:left w:color="000000" w:space="0" w:sz="0" w:val="nil"/>
              <w:bottom w:color="000000" w:space="0" w:sz="0" w:val="nil"/>
            </w:tcBorders>
          </w:tcPr>
          <w:p w:rsidR="00000000" w:rsidDel="00000000" w:rsidP="00000000" w:rsidRDefault="00000000" w:rsidRPr="00000000" w14:paraId="000004D6">
            <w:pPr>
              <w:ind w:firstLine="0"/>
              <w:rPr/>
            </w:pPr>
            <w:r w:rsidDel="00000000" w:rsidR="00000000" w:rsidRPr="00000000">
              <w:rPr>
                <w:rtl w:val="0"/>
              </w:rPr>
            </w:r>
          </w:p>
        </w:tc>
      </w:tr>
      <w:tr>
        <w:trPr>
          <w:cantSplit w:val="0"/>
          <w:trHeight w:val="140"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4D7">
            <w:pPr>
              <w:ind w:firstLine="0"/>
              <w:jc w:val="left"/>
              <w:rPr>
                <w:b w:val="1"/>
              </w:rPr>
            </w:pPr>
            <w:r w:rsidDel="00000000" w:rsidR="00000000" w:rsidRPr="00000000">
              <w:rPr>
                <w:b w:val="1"/>
                <w:rtl w:val="0"/>
              </w:rPr>
              <w:t xml:space="preserve">User Feedback</w:t>
            </w:r>
          </w:p>
        </w:tc>
        <w:tc>
          <w:tcPr>
            <w:tcBorders>
              <w:top w:color="000000" w:space="0" w:sz="0" w:val="nil"/>
              <w:left w:color="000000" w:space="0" w:sz="0" w:val="nil"/>
              <w:bottom w:color="000000" w:space="0" w:sz="0" w:val="nil"/>
            </w:tcBorders>
          </w:tcPr>
          <w:p w:rsidR="00000000" w:rsidDel="00000000" w:rsidP="00000000" w:rsidRDefault="00000000" w:rsidRPr="00000000" w14:paraId="000004D8">
            <w:pPr>
              <w:spacing w:line="360" w:lineRule="auto"/>
              <w:ind w:left="151" w:firstLine="0"/>
              <w:rPr/>
            </w:pPr>
            <w:r w:rsidDel="00000000" w:rsidR="00000000" w:rsidRPr="00000000">
              <w:rPr>
                <w:rtl w:val="0"/>
              </w:rPr>
              <w:t xml:space="preserve">Afterwards their opinions about the elaborated design were discussed:</w:t>
            </w:r>
          </w:p>
          <w:p w:rsidR="00000000" w:rsidDel="00000000" w:rsidP="00000000" w:rsidRDefault="00000000" w:rsidRPr="00000000" w14:paraId="000004D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design is viewed as user friendly. They are happy to get trained on operating the setup. </w:t>
            </w:r>
          </w:p>
          <w:p w:rsidR="00000000" w:rsidDel="00000000" w:rsidP="00000000" w:rsidRDefault="00000000" w:rsidRPr="00000000" w14:paraId="000004D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They fear the cleaning station to be damaged if left outside.</w:t>
            </w:r>
          </w:p>
          <w:p w:rsidR="00000000" w:rsidDel="00000000" w:rsidP="00000000" w:rsidRDefault="00000000" w:rsidRPr="00000000" w14:paraId="000004D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cleaning station should be painted in Chibuku colors (blue and red)</w:t>
            </w:r>
          </w:p>
          <w:p w:rsidR="00000000" w:rsidDel="00000000" w:rsidP="00000000" w:rsidRDefault="00000000" w:rsidRPr="00000000" w14:paraId="000004D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type of bottle should be displayed in proximity to the setup</w:t>
            </w:r>
          </w:p>
          <w:p w:rsidR="00000000" w:rsidDel="00000000" w:rsidP="00000000" w:rsidRDefault="00000000" w:rsidRPr="00000000" w14:paraId="000004DD">
            <w:pPr>
              <w:ind w:firstLine="0"/>
              <w:rPr/>
            </w:pPr>
            <w:r w:rsidDel="00000000" w:rsidR="00000000" w:rsidRPr="00000000">
              <w:rPr>
                <w:rtl w:val="0"/>
              </w:rPr>
            </w:r>
          </w:p>
        </w:tc>
      </w:tr>
    </w:tbl>
    <w:p w:rsidR="00000000" w:rsidDel="00000000" w:rsidP="00000000" w:rsidRDefault="00000000" w:rsidRPr="00000000" w14:paraId="000004DE">
      <w:pPr>
        <w:ind w:firstLine="0"/>
        <w:rPr/>
      </w:pPr>
      <w:r w:rsidDel="00000000" w:rsidR="00000000" w:rsidRPr="00000000">
        <w:rPr>
          <w:rtl w:val="0"/>
        </w:rPr>
      </w:r>
    </w:p>
    <w:p w:rsidR="00000000" w:rsidDel="00000000" w:rsidP="00000000" w:rsidRDefault="00000000" w:rsidRPr="00000000" w14:paraId="000004DF">
      <w:pPr>
        <w:pStyle w:val="Heading2"/>
        <w:numPr>
          <w:ilvl w:val="1"/>
          <w:numId w:val="12"/>
        </w:numPr>
        <w:ind w:left="576" w:hanging="576"/>
        <w:rPr/>
      </w:pPr>
      <w:bookmarkStart w:colFirst="0" w:colLast="0" w:name="_heading=h.46r0co2" w:id="29"/>
      <w:bookmarkEnd w:id="29"/>
      <w:r w:rsidDel="00000000" w:rsidR="00000000" w:rsidRPr="00000000">
        <w:rPr>
          <w:rtl w:val="0"/>
        </w:rPr>
        <w:t xml:space="preserve">Prototyping</w:t>
      </w:r>
    </w:p>
    <w:p w:rsidR="00000000" w:rsidDel="00000000" w:rsidP="00000000" w:rsidRDefault="00000000" w:rsidRPr="00000000" w14:paraId="000004E0">
      <w:pPr>
        <w:rPr/>
      </w:pPr>
      <w:r w:rsidDel="00000000" w:rsidR="00000000" w:rsidRPr="00000000">
        <w:rPr>
          <w:rtl w:val="0"/>
        </w:rPr>
        <w:t xml:space="preserve">The prototyping of the designed pre-washing station is presented in this chapter. Before the product can be manufactured and installed in Blantyre, a functional verification of the design is necessary.</w:t>
      </w:r>
    </w:p>
    <w:p w:rsidR="00000000" w:rsidDel="00000000" w:rsidP="00000000" w:rsidRDefault="00000000" w:rsidRPr="00000000" w14:paraId="000004E1">
      <w:pPr>
        <w:pStyle w:val="Heading3"/>
        <w:numPr>
          <w:ilvl w:val="2"/>
          <w:numId w:val="12"/>
        </w:numPr>
        <w:ind w:left="720" w:hanging="720"/>
        <w:rPr/>
      </w:pPr>
      <w:bookmarkStart w:colFirst="0" w:colLast="0" w:name="_heading=h.2lwamvv" w:id="30"/>
      <w:bookmarkEnd w:id="30"/>
      <w:r w:rsidDel="00000000" w:rsidR="00000000" w:rsidRPr="00000000">
        <w:rPr>
          <w:rtl w:val="0"/>
        </w:rPr>
        <w:t xml:space="preserve">Switzerland Prototype</w:t>
      </w:r>
    </w:p>
    <w:p w:rsidR="00000000" w:rsidDel="00000000" w:rsidP="00000000" w:rsidRDefault="00000000" w:rsidRPr="00000000" w14:paraId="000004E2">
      <w:pPr>
        <w:rPr/>
      </w:pPr>
      <w:r w:rsidDel="00000000" w:rsidR="00000000" w:rsidRPr="00000000">
        <w:rPr>
          <w:rtl w:val="0"/>
        </w:rPr>
        <w:t xml:space="preserve"> For this reason, low-cost prototypes investigating the functionality and useability of the modules (excluding the wastewater module) were built and tested in Switzerland. The materials for the cleaning module and water module were purchased and ordered mainly from local stores. Some parts were imported, where no suitable alternative was found in Switzerland. The materials used for the inflation and cutting module were either purchased from local suppliers or fabricated from free scrap metal available at Dynamo. Cutting, drilling, welding, and assembling of these two modules was carried out at Dynamo, Zurich. </w:t>
      </w:r>
      <w:r w:rsidDel="00000000" w:rsidR="00000000" w:rsidRPr="00000000">
        <w:rPr>
          <w:highlight w:val="yellow"/>
          <w:rtl w:val="0"/>
        </w:rPr>
        <w:t xml:space="preserve">(REF)</w:t>
      </w:r>
      <w:r w:rsidDel="00000000" w:rsidR="00000000" w:rsidRPr="00000000">
        <w:rPr>
          <w:rtl w:val="0"/>
        </w:rPr>
      </w:r>
    </w:p>
    <w:p w:rsidR="00000000" w:rsidDel="00000000" w:rsidP="00000000" w:rsidRDefault="00000000" w:rsidRPr="00000000" w14:paraId="000004E3">
      <w:pPr>
        <w:rPr/>
      </w:pPr>
      <w:r w:rsidDel="00000000" w:rsidR="00000000" w:rsidRPr="00000000">
        <w:rPr>
          <w:rtl w:val="0"/>
        </w:rPr>
        <w:t xml:space="preserve">Inflation Module:</w:t>
      </w:r>
    </w:p>
    <w:p w:rsidR="00000000" w:rsidDel="00000000" w:rsidP="00000000" w:rsidRDefault="00000000" w:rsidRPr="00000000" w14:paraId="000004E4">
      <w:pPr>
        <w:rPr/>
      </w:pPr>
      <w:r w:rsidDel="00000000" w:rsidR="00000000" w:rsidRPr="00000000">
        <w:rPr>
          <w:rtl w:val="0"/>
        </w:rPr>
        <w:t xml:space="preserve">The inflation prototype depicted in Figure </w:t>
      </w:r>
      <w:r w:rsidDel="00000000" w:rsidR="00000000" w:rsidRPr="00000000">
        <w:rPr>
          <w:highlight w:val="yellow"/>
          <w:rtl w:val="0"/>
        </w:rPr>
        <w:t xml:space="preserve">XX</w:t>
      </w:r>
      <w:r w:rsidDel="00000000" w:rsidR="00000000" w:rsidRPr="00000000">
        <w:rPr>
          <w:rtl w:val="0"/>
        </w:rPr>
        <w:t xml:space="preserve"> was kept identical to the design previously presented in Figure </w:t>
      </w:r>
      <w:r w:rsidDel="00000000" w:rsidR="00000000" w:rsidRPr="00000000">
        <w:rPr>
          <w:highlight w:val="yellow"/>
          <w:rtl w:val="0"/>
        </w:rPr>
        <w:t xml:space="preserve">XX</w:t>
      </w:r>
      <w:r w:rsidDel="00000000" w:rsidR="00000000" w:rsidRPr="00000000">
        <w:rPr>
          <w:rtl w:val="0"/>
        </w:rPr>
        <w:t xml:space="preserve">. Upon assembly, the prototype was tested with 1 of 4 Super Maheu bottles available in this phase of prototyping. The bottle was crushed by stepping on it with full body weight For re-shaping, the ground plate of the module was fixed to the workbench with help of two screw clamps. Several testing rounds were conducted to observe the effectiveness of the designed module, the effort needed, and the ease to clean the system. The module was able to re-shape the bottles reliably. The force required for the process did not yield any signs of physical strain. Further, the process was carried out quickly. In a few seconds a bottle can be given its original shape with help of the designed module.</w:t>
      </w:r>
    </w:p>
    <w:p w:rsidR="00000000" w:rsidDel="00000000" w:rsidP="00000000" w:rsidRDefault="00000000" w:rsidRPr="00000000" w14:paraId="000004E5">
      <w:pPr>
        <w:rPr/>
      </w:pPr>
      <w:r w:rsidDel="00000000" w:rsidR="00000000" w:rsidRPr="00000000">
        <w:rPr>
          <w:highlight w:val="yellow"/>
          <w:rtl w:val="0"/>
        </w:rPr>
        <w:t xml:space="preserve">BILD Inflation-module</w:t>
      </w:r>
      <w:r w:rsidDel="00000000" w:rsidR="00000000" w:rsidRPr="00000000">
        <w:rPr>
          <w:rtl w:val="0"/>
        </w:rPr>
      </w:r>
    </w:p>
    <w:p w:rsidR="00000000" w:rsidDel="00000000" w:rsidP="00000000" w:rsidRDefault="00000000" w:rsidRPr="00000000" w14:paraId="000004E6">
      <w:pPr>
        <w:rPr/>
      </w:pPr>
      <w:r w:rsidDel="00000000" w:rsidR="00000000" w:rsidRPr="00000000">
        <w:rPr>
          <w:rtl w:val="0"/>
        </w:rPr>
        <w:t xml:space="preserve">Water module / Cleaning module:</w:t>
      </w:r>
    </w:p>
    <w:p w:rsidR="00000000" w:rsidDel="00000000" w:rsidP="00000000" w:rsidRDefault="00000000" w:rsidRPr="00000000" w14:paraId="000004E7">
      <w:pPr>
        <w:rPr/>
      </w:pPr>
      <w:r w:rsidDel="00000000" w:rsidR="00000000" w:rsidRPr="00000000">
        <w:rPr>
          <w:rtl w:val="0"/>
        </w:rPr>
        <w:t xml:space="preserve">Figure </w:t>
      </w:r>
      <w:r w:rsidDel="00000000" w:rsidR="00000000" w:rsidRPr="00000000">
        <w:rPr>
          <w:highlight w:val="yellow"/>
          <w:rtl w:val="0"/>
        </w:rPr>
        <w:t xml:space="preserve">XX</w:t>
      </w:r>
      <w:r w:rsidDel="00000000" w:rsidR="00000000" w:rsidRPr="00000000">
        <w:rPr>
          <w:rtl w:val="0"/>
        </w:rPr>
        <w:t xml:space="preserve"> shows the assembly of the water module. The following components are visible: The manual hand pump is fixed in height to a vertical beam connected to a footrest. The pump was immersed into a bucket filled with water. Next, the one-way valve as well as the barometer are connected to the system. The safety valve is not yet introduced to the system. If the barometer is observed during pumping, the pressure could be intentionally kept below 2.5 bar. The pressure tank was realized with help of a 20L plastic bottle (</w:t>
      </w:r>
      <w:r w:rsidDel="00000000" w:rsidR="00000000" w:rsidRPr="00000000">
        <w:rPr>
          <w:highlight w:val="yellow"/>
          <w:rtl w:val="0"/>
        </w:rPr>
        <w:t xml:space="preserve">type of plastic</w:t>
      </w:r>
      <w:r w:rsidDel="00000000" w:rsidR="00000000" w:rsidRPr="00000000">
        <w:rPr>
          <w:rtl w:val="0"/>
        </w:rPr>
        <w:t xml:space="preserve">) normally used in water dispensers. In the pressure range from 0 - 2.5 bar the bottle showed no sign of plastic deformation, potentially making it a suitable low-cost solution for the desired use case. Last but not least, the glass rinser is connected. The setup was kept simple to prevent unnecessary costs. Thus, a work bench with a sink was not built at this stage. The module was tested with the 4 bottles available by manually contaminating them, using syrup mixed with some dirt to mimic the consistency and stickiness of the organic contamination. For the cleaning, the bottle was rinsed with the water jets and subsequently brushed. Both the brush, depicted in Figure XX, and the bottle were grabbed and moved by hand during the cleaning which introduced some physical strain over time. In the final product, the brush will be fixed to the worktable which eliminates this problem.</w:t>
      </w:r>
    </w:p>
    <w:p w:rsidR="00000000" w:rsidDel="00000000" w:rsidP="00000000" w:rsidRDefault="00000000" w:rsidRPr="00000000" w14:paraId="000004E8">
      <w:pPr>
        <w:rPr/>
      </w:pPr>
      <w:r w:rsidDel="00000000" w:rsidR="00000000" w:rsidRPr="00000000">
        <w:rPr>
          <w:rtl w:val="0"/>
        </w:rPr>
        <w:t xml:space="preserve">Stacking Module:</w:t>
      </w:r>
    </w:p>
    <w:p w:rsidR="00000000" w:rsidDel="00000000" w:rsidP="00000000" w:rsidRDefault="00000000" w:rsidRPr="00000000" w14:paraId="000004E9">
      <w:pPr>
        <w:rPr/>
      </w:pPr>
      <w:r w:rsidDel="00000000" w:rsidR="00000000" w:rsidRPr="00000000">
        <w:rPr>
          <w:rtl w:val="0"/>
        </w:rPr>
        <w:t xml:space="preserve">The cutting tool was fabricated and assembled according to the drawings elaborated in CAD. The cutting interface consisted of one diagonally oriented blade. The bottles fit well into the bottle stand as was kept in position. The blade cut the bottle without any problems. Since there was only one blade, the bottle was removed from the stand, twisted by 90° and re-inserted. The second cut led to the desired cutting shape, preparing the bottle for stacking on the pole.</w:t>
      </w:r>
    </w:p>
    <w:p w:rsidR="00000000" w:rsidDel="00000000" w:rsidP="00000000" w:rsidRDefault="00000000" w:rsidRPr="00000000" w14:paraId="000004EA">
      <w:pPr>
        <w:rPr/>
      </w:pPr>
      <w:r w:rsidDel="00000000" w:rsidR="00000000" w:rsidRPr="00000000">
        <w:rPr>
          <w:highlight w:val="yellow"/>
          <w:rtl w:val="0"/>
        </w:rPr>
        <w:t xml:space="preserve">Bild Cutting Module</w:t>
      </w:r>
      <w:r w:rsidDel="00000000" w:rsidR="00000000" w:rsidRPr="00000000">
        <w:rPr>
          <w:rtl w:val="0"/>
        </w:rPr>
      </w:r>
    </w:p>
    <w:p w:rsidR="00000000" w:rsidDel="00000000" w:rsidP="00000000" w:rsidRDefault="00000000" w:rsidRPr="00000000" w14:paraId="000004EB">
      <w:pPr>
        <w:rPr/>
      </w:pPr>
      <w:r w:rsidDel="00000000" w:rsidR="00000000" w:rsidRPr="00000000">
        <w:rPr>
          <w:highlight w:val="green"/>
          <w:rtl w:val="0"/>
        </w:rPr>
        <w:t xml:space="preserve">COSTS</w:t>
      </w:r>
      <w:r w:rsidDel="00000000" w:rsidR="00000000" w:rsidRPr="00000000">
        <w:rPr>
          <w:rtl w:val="0"/>
        </w:rPr>
      </w:r>
    </w:p>
    <w:p w:rsidR="00000000" w:rsidDel="00000000" w:rsidP="00000000" w:rsidRDefault="00000000" w:rsidRPr="00000000" w14:paraId="000004EC">
      <w:pPr>
        <w:pStyle w:val="Heading3"/>
        <w:numPr>
          <w:ilvl w:val="2"/>
          <w:numId w:val="12"/>
        </w:numPr>
        <w:ind w:left="720" w:hanging="720"/>
        <w:rPr/>
      </w:pPr>
      <w:bookmarkStart w:colFirst="0" w:colLast="0" w:name="_heading=h.111kx3o" w:id="31"/>
      <w:bookmarkEnd w:id="31"/>
      <w:r w:rsidDel="00000000" w:rsidR="00000000" w:rsidRPr="00000000">
        <w:rPr>
          <w:rtl w:val="0"/>
        </w:rPr>
        <w:t xml:space="preserve">Blantyre Prototype</w:t>
      </w:r>
    </w:p>
    <w:p w:rsidR="00000000" w:rsidDel="00000000" w:rsidP="00000000" w:rsidRDefault="00000000" w:rsidRPr="00000000" w14:paraId="000004ED">
      <w:pPr>
        <w:rPr/>
      </w:pPr>
      <w:r w:rsidDel="00000000" w:rsidR="00000000" w:rsidRPr="00000000">
        <w:rPr>
          <w:rtl w:val="0"/>
        </w:rPr>
        <w:t xml:space="preserve">The second prototyping phase was carried out in Blantyre for five weeks. The materials needed to build the complete setup were searched and acquired from local steel suppliers, hardware stores or different markets in town. Only the safety valve, the brushes, the glass rinser and the manual hand pump were re-used from the Swiss prototype. The water and cleaning modules were assembled in a workshop at MUBAS University (REF) in Blantyre. The workbench including the inflation module, sink, and the stacking module was manufactured either by different engineering companies, specializing on manufacturing of steel components, or by steel workers found at local markets.</w:t>
      </w:r>
    </w:p>
    <w:p w:rsidR="00000000" w:rsidDel="00000000" w:rsidP="00000000" w:rsidRDefault="00000000" w:rsidRPr="00000000" w14:paraId="000004EE">
      <w:pPr>
        <w:rPr/>
      </w:pPr>
      <w:r w:rsidDel="00000000" w:rsidR="00000000" w:rsidRPr="00000000">
        <w:rPr>
          <w:rtl w:val="0"/>
        </w:rPr>
        <w:t xml:space="preserve">Figure </w:t>
      </w:r>
      <w:r w:rsidDel="00000000" w:rsidR="00000000" w:rsidRPr="00000000">
        <w:rPr>
          <w:highlight w:val="yellow"/>
          <w:rtl w:val="0"/>
        </w:rPr>
        <w:t xml:space="preserve">XX</w:t>
      </w:r>
      <w:r w:rsidDel="00000000" w:rsidR="00000000" w:rsidRPr="00000000">
        <w:rPr>
          <w:rtl w:val="0"/>
        </w:rPr>
        <w:t xml:space="preserve"> shows the complete assembly of the pre-cleaning station. Once the setup has been built, it was tested to determine the water consumption and the time used for cleaning the bottles.</w:t>
      </w:r>
    </w:p>
    <w:p w:rsidR="00000000" w:rsidDel="00000000" w:rsidP="00000000" w:rsidRDefault="00000000" w:rsidRPr="00000000" w14:paraId="000004EF">
      <w:pPr>
        <w:rPr/>
      </w:pPr>
      <w:r w:rsidDel="00000000" w:rsidR="00000000" w:rsidRPr="00000000">
        <w:rPr>
          <w:rtl w:val="0"/>
        </w:rPr>
        <w:t xml:space="preserve"> For this experiment, 40 bottles of Super Maheu were bought, emptied, and dried for 3 days before going through the cleaning process. The first half of the samples were cleaned starting from their dry state. The remaining bottles were soaked in a finite water volume of 4L for one minute before the cleaning process was initiated. Figure </w:t>
      </w:r>
      <w:r w:rsidDel="00000000" w:rsidR="00000000" w:rsidRPr="00000000">
        <w:rPr>
          <w:highlight w:val="yellow"/>
          <w:rtl w:val="0"/>
        </w:rPr>
        <w:t xml:space="preserve">XX</w:t>
      </w:r>
      <w:r w:rsidDel="00000000" w:rsidR="00000000" w:rsidRPr="00000000">
        <w:rPr>
          <w:rtl w:val="0"/>
        </w:rPr>
        <w:t xml:space="preserve">a) depicts the water used to clean sets of five dry bottles. In Figure </w:t>
      </w:r>
      <w:r w:rsidDel="00000000" w:rsidR="00000000" w:rsidRPr="00000000">
        <w:rPr>
          <w:highlight w:val="yellow"/>
          <w:rtl w:val="0"/>
        </w:rPr>
        <w:t xml:space="preserve">XX</w:t>
      </w:r>
      <w:r w:rsidDel="00000000" w:rsidR="00000000" w:rsidRPr="00000000">
        <w:rPr>
          <w:rtl w:val="0"/>
        </w:rPr>
        <w:t xml:space="preserve">b) the water consumption of sets of five pre-soaked bottles is visualized. The water consumption per bottle could be reduced by 23% when pre-soaking the bottles first. The soaking loosens the contamination and hence, reduces the amount of cleaning repetitions (rinsing, brushing) leading to a smaller water consumption.</w:t>
      </w:r>
    </w:p>
    <w:p w:rsidR="00000000" w:rsidDel="00000000" w:rsidP="00000000" w:rsidRDefault="00000000" w:rsidRPr="00000000" w14:paraId="000004F0">
      <w:pPr>
        <w:rPr/>
      </w:pPr>
      <w:r w:rsidDel="00000000" w:rsidR="00000000" w:rsidRPr="00000000">
        <w:rPr>
          <w:rtl w:val="0"/>
        </w:rPr>
        <w:t xml:space="preserve">Figure </w:t>
      </w:r>
      <w:r w:rsidDel="00000000" w:rsidR="00000000" w:rsidRPr="00000000">
        <w:rPr>
          <w:highlight w:val="yellow"/>
          <w:rtl w:val="0"/>
        </w:rPr>
        <w:t xml:space="preserve">XX</w:t>
      </w:r>
      <w:r w:rsidDel="00000000" w:rsidR="00000000" w:rsidRPr="00000000">
        <w:rPr>
          <w:rtl w:val="0"/>
        </w:rPr>
        <w:t xml:space="preserve"> a) and b) compare the time needed to clean a set of 5 bottles for dry and pre-soaked bottles. The cleaning time is drastically reduced (almost 50%) by pre-soaking the bottles in water first. As a result, the cleaning process was adapted by introducing a pre-soak step after reinflation. With this process, a water consumption of 0.2dl per bottle with a cleaning time of 24 seconds per bottle was achieved. The water used for this step does not need to be fresh, since the removal of contamination follows the soaking.</w:t>
      </w:r>
    </w:p>
    <w:p w:rsidR="00000000" w:rsidDel="00000000" w:rsidP="00000000" w:rsidRDefault="00000000" w:rsidRPr="00000000" w14:paraId="000004F1">
      <w:pPr>
        <w:rPr/>
      </w:pPr>
      <w:r w:rsidDel="00000000" w:rsidR="00000000" w:rsidRPr="00000000">
        <w:rPr>
          <w:rtl w:val="0"/>
        </w:rPr>
        <w:t xml:space="preserve">After the 5</w:t>
      </w:r>
      <w:r w:rsidDel="00000000" w:rsidR="00000000" w:rsidRPr="00000000">
        <w:rPr>
          <w:vertAlign w:val="superscript"/>
          <w:rtl w:val="0"/>
        </w:rPr>
        <w:t xml:space="preserve">th</w:t>
      </w:r>
      <w:r w:rsidDel="00000000" w:rsidR="00000000" w:rsidRPr="00000000">
        <w:rPr>
          <w:rtl w:val="0"/>
        </w:rPr>
        <w:t xml:space="preserve"> cycle of pumping water into the system as soon as the pressure dropped below 1.5 bar, pressurizing the pressure tank to 1.7 bars leaded to permanent deformation of the 20L plastic bottle. The bottle was still intact, but the pressure for further testing was limited to 2 bars for safety reasons. In comparison to the Swiss prototype, the plastic bottle purchased in Blantyre was made from PET. (</w:t>
      </w:r>
      <w:r w:rsidDel="00000000" w:rsidR="00000000" w:rsidRPr="00000000">
        <w:rPr>
          <w:highlight w:val="yellow"/>
          <w:rtl w:val="0"/>
        </w:rPr>
        <w:t xml:space="preserve">material stiffness etc.</w:t>
      </w:r>
      <w:r w:rsidDel="00000000" w:rsidR="00000000" w:rsidRPr="00000000">
        <w:rPr>
          <w:rtl w:val="0"/>
        </w:rPr>
        <w:t xml:space="preserve">?). This needs to be further investigated to always ensure safe operation of the cleaning station. </w:t>
      </w:r>
    </w:p>
    <w:p w:rsidR="00000000" w:rsidDel="00000000" w:rsidP="00000000" w:rsidRDefault="00000000" w:rsidRPr="00000000" w14:paraId="000004F2">
      <w:pPr>
        <w:rPr/>
      </w:pPr>
      <w:r w:rsidDel="00000000" w:rsidR="00000000" w:rsidRPr="00000000">
        <w:rPr>
          <w:rtl w:val="0"/>
        </w:rPr>
        <w:t xml:space="preserve">Finally, the cutting tool built in Blantyre also showed some problems. The blades were not able to penetrate the bottom of the bottle even when putting the maximum manual force on the lever. The tool was designed to work with the bottles available in Switzerland. Comparing them with the newly acquired ones shows that the thickness of the bottom layer has increased by a factor of </w:t>
      </w:r>
      <w:r w:rsidDel="00000000" w:rsidR="00000000" w:rsidRPr="00000000">
        <w:rPr>
          <w:highlight w:val="yellow"/>
          <w:rtl w:val="0"/>
        </w:rPr>
        <w:t xml:space="preserve">4</w:t>
      </w:r>
      <w:r w:rsidDel="00000000" w:rsidR="00000000" w:rsidRPr="00000000">
        <w:rPr>
          <w:rtl w:val="0"/>
        </w:rPr>
        <w:t xml:space="preserve">. Even though different geometries and cutting angles of the cutting interface were investigated, the bottom of the bottles could not be cut. Even manual cutting with a sharp knife was energy and time consuming while the bottles, available in the design phase, showed almost no resistance to cutting manually.</w:t>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rPr/>
      </w:pPr>
      <w:r w:rsidDel="00000000" w:rsidR="00000000" w:rsidRPr="00000000">
        <w:rPr>
          <w:highlight w:val="green"/>
          <w:rtl w:val="0"/>
        </w:rPr>
        <w:t xml:space="preserve">Costs</w:t>
      </w:r>
      <w:r w:rsidDel="00000000" w:rsidR="00000000" w:rsidRPr="00000000">
        <w:rPr>
          <w:rtl w:val="0"/>
        </w:rPr>
      </w:r>
    </w:p>
    <w:p w:rsidR="00000000" w:rsidDel="00000000" w:rsidP="00000000" w:rsidRDefault="00000000" w:rsidRPr="00000000" w14:paraId="000004F5">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-215899</wp:posOffset>
                </wp:positionH>
                <wp:positionV relativeFrom="paragraph">
                  <wp:posOffset>342900</wp:posOffset>
                </wp:positionV>
                <wp:extent cx="6073775" cy="2781935"/>
                <wp:effectExtent b="0" l="0" r="0" t="0"/>
                <wp:wrapTopAndBottom distB="0" distT="0"/>
                <wp:docPr id="6" name=""/>
                <a:graphic>
                  <a:graphicData uri="http://schemas.microsoft.com/office/word/2010/wordprocessingGroup">
                    <wpg:wgp>
                      <wpg:cNvGrpSpPr/>
                      <wpg:grpSpPr>
                        <a:xfrm>
                          <a:off x="2309100" y="2389025"/>
                          <a:ext cx="6073775" cy="2781935"/>
                          <a:chOff x="2309100" y="2389025"/>
                          <a:chExt cx="6073800" cy="2781950"/>
                        </a:xfrm>
                      </wpg:grpSpPr>
                      <wpg:grpSp>
                        <wpg:cNvGrpSpPr/>
                        <wpg:grpSpPr>
                          <a:xfrm>
                            <a:off x="2309113" y="2389033"/>
                            <a:ext cx="6073775" cy="2781935"/>
                            <a:chOff x="0" y="0"/>
                            <a:chExt cx="6073775" cy="2782189"/>
                          </a:xfrm>
                        </wpg:grpSpPr>
                        <wps:wsp>
                          <wps:cNvSpPr/>
                          <wps:cNvPr id="3" name="Shape 3"/>
                          <wps:spPr>
                            <a:xfrm>
                              <a:off x="0" y="0"/>
                              <a:ext cx="6073775" cy="278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9" name="Shape 19"/>
                            <pic:cNvPicPr preferRelativeResize="0"/>
                          </pic:nvPicPr>
                          <pic:blipFill rotWithShape="1">
                            <a:blip r:embed="rId58">
                              <a:alphaModFix/>
                            </a:blip>
                            <a:srcRect b="0" l="0" r="0" t="0"/>
                            <a:stretch/>
                          </pic:blipFill>
                          <pic:spPr>
                            <a:xfrm>
                              <a:off x="0" y="0"/>
                              <a:ext cx="3239135" cy="2479040"/>
                            </a:xfrm>
                            <a:prstGeom prst="rect">
                              <a:avLst/>
                            </a:prstGeom>
                            <a:noFill/>
                            <a:ln>
                              <a:noFill/>
                            </a:ln>
                          </pic:spPr>
                        </pic:pic>
                        <wpg:grpSp>
                          <wpg:cNvGrpSpPr/>
                          <wpg:grpSpPr>
                            <a:xfrm>
                              <a:off x="0" y="0"/>
                              <a:ext cx="6073775" cy="2782189"/>
                              <a:chOff x="0" y="0"/>
                              <a:chExt cx="6073775" cy="2782189"/>
                            </a:xfrm>
                          </wpg:grpSpPr>
                          <pic:pic>
                            <pic:nvPicPr>
                              <pic:cNvPr id="21" name="Shape 21"/>
                              <pic:cNvPicPr preferRelativeResize="0"/>
                            </pic:nvPicPr>
                            <pic:blipFill rotWithShape="1">
                              <a:blip r:embed="rId59">
                                <a:alphaModFix/>
                              </a:blip>
                              <a:srcRect b="0" l="0" r="0" t="0"/>
                              <a:stretch/>
                            </pic:blipFill>
                            <pic:spPr>
                              <a:xfrm>
                                <a:off x="2834640" y="0"/>
                                <a:ext cx="3239135" cy="2479040"/>
                              </a:xfrm>
                              <a:prstGeom prst="rect">
                                <a:avLst/>
                              </a:prstGeom>
                              <a:noFill/>
                              <a:ln>
                                <a:noFill/>
                              </a:ln>
                            </pic:spPr>
                          </pic:pic>
                          <wps:wsp>
                            <wps:cNvSpPr/>
                            <wps:cNvPr id="22" name="Shape 22"/>
                            <wps:spPr>
                              <a:xfrm>
                                <a:off x="0" y="2523744"/>
                                <a:ext cx="6073775" cy="25844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14: Water consumption of unsoaked and pre-soaked bottles.</w:t>
                                  </w:r>
                                </w:p>
                              </w:txbxContent>
                            </wps:txbx>
                            <wps:bodyPr anchorCtr="0" anchor="t" bIns="0" lIns="0" spcFirstLastPara="1" rIns="0" wrap="square" tIns="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-215899</wp:posOffset>
                </wp:positionH>
                <wp:positionV relativeFrom="paragraph">
                  <wp:posOffset>342900</wp:posOffset>
                </wp:positionV>
                <wp:extent cx="6073775" cy="2781935"/>
                <wp:effectExtent b="0" l="0" r="0" t="0"/>
                <wp:wrapTopAndBottom distB="0" distT="0"/>
                <wp:docPr id="6" name="image7.png"/>
                <a:graphic>
                  <a:graphicData uri="http://schemas.openxmlformats.org/drawingml/2006/picture">
                    <pic:pic>
                      <pic:nvPicPr>
                        <pic:cNvPr id="0" name="image7.png"/>
                        <pic:cNvPicPr preferRelativeResize="0"/>
                      </pic:nvPicPr>
                      <pic:blipFill>
                        <a:blip r:embed="rId60"/>
                        <a:srcRect/>
                        <a:stretch>
                          <a:fillRect/>
                        </a:stretch>
                      </pic:blipFill>
                      <pic:spPr>
                        <a:xfrm>
                          <a:off x="0" y="0"/>
                          <a:ext cx="6073775" cy="2781935"/>
                        </a:xfrm>
                        <a:prstGeom prst="rect"/>
                        <a:ln/>
                      </pic:spPr>
                    </pic:pic>
                  </a:graphicData>
                </a:graphic>
              </wp:anchor>
            </w:drawing>
          </mc:Fallback>
        </mc:AlternateContent>
      </w:r>
    </w:p>
    <w:p w:rsidR="00000000" w:rsidDel="00000000" w:rsidP="00000000" w:rsidRDefault="00000000" w:rsidRPr="00000000" w14:paraId="000004F6">
      <w:pPr>
        <w:rPr/>
      </w:pPr>
      <w:r w:rsidDel="00000000" w:rsidR="00000000" w:rsidRPr="00000000">
        <w:rPr>
          <w:rtl w:val="0"/>
        </w:rPr>
      </w:r>
    </w:p>
    <w:p w:rsidR="00000000" w:rsidDel="00000000" w:rsidP="00000000" w:rsidRDefault="00000000" w:rsidRPr="00000000" w14:paraId="000004F7">
      <w:pPr>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4000500</wp:posOffset>
                </wp:positionV>
                <wp:extent cx="6040593" cy="2782185"/>
                <wp:effectExtent b="0" l="0" r="0" t="0"/>
                <wp:wrapTopAndBottom distB="0" distT="0"/>
                <wp:docPr id="8" name=""/>
                <a:graphic>
                  <a:graphicData uri="http://schemas.microsoft.com/office/word/2010/wordprocessingGroup">
                    <wpg:wgp>
                      <wpg:cNvGrpSpPr/>
                      <wpg:grpSpPr>
                        <a:xfrm>
                          <a:off x="2325700" y="2388900"/>
                          <a:ext cx="6040593" cy="2782185"/>
                          <a:chOff x="2325700" y="2388900"/>
                          <a:chExt cx="6040600" cy="2782200"/>
                        </a:xfrm>
                      </wpg:grpSpPr>
                      <wpg:grpSp>
                        <wpg:cNvGrpSpPr/>
                        <wpg:grpSpPr>
                          <a:xfrm>
                            <a:off x="2325704" y="2388908"/>
                            <a:ext cx="6040593" cy="2782185"/>
                            <a:chOff x="0" y="0"/>
                            <a:chExt cx="6040593" cy="2782185"/>
                          </a:xfrm>
                        </wpg:grpSpPr>
                        <wps:wsp>
                          <wps:cNvSpPr/>
                          <wps:cNvPr id="3" name="Shape 3"/>
                          <wps:spPr>
                            <a:xfrm>
                              <a:off x="0" y="0"/>
                              <a:ext cx="6040575" cy="278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2" name="Shape 42"/>
                            <pic:cNvPicPr preferRelativeResize="0"/>
                          </pic:nvPicPr>
                          <pic:blipFill rotWithShape="1">
                            <a:blip r:embed="rId61">
                              <a:alphaModFix/>
                            </a:blip>
                            <a:srcRect b="0" l="0" r="0" t="0"/>
                            <a:stretch/>
                          </pic:blipFill>
                          <pic:spPr>
                            <a:xfrm>
                              <a:off x="0" y="0"/>
                              <a:ext cx="3239135" cy="2478405"/>
                            </a:xfrm>
                            <a:prstGeom prst="rect">
                              <a:avLst/>
                            </a:prstGeom>
                            <a:noFill/>
                            <a:ln>
                              <a:noFill/>
                            </a:ln>
                          </pic:spPr>
                        </pic:pic>
                        <pic:pic>
                          <pic:nvPicPr>
                            <pic:cNvPr id="43" name="Shape 43"/>
                            <pic:cNvPicPr preferRelativeResize="0"/>
                          </pic:nvPicPr>
                          <pic:blipFill rotWithShape="1">
                            <a:blip r:embed="rId62">
                              <a:alphaModFix/>
                            </a:blip>
                            <a:srcRect b="0" l="0" r="0" t="0"/>
                            <a:stretch/>
                          </pic:blipFill>
                          <pic:spPr>
                            <a:xfrm>
                              <a:off x="2798064" y="0"/>
                              <a:ext cx="3239135" cy="2477135"/>
                            </a:xfrm>
                            <a:prstGeom prst="rect">
                              <a:avLst/>
                            </a:prstGeom>
                            <a:noFill/>
                            <a:ln>
                              <a:noFill/>
                            </a:ln>
                          </pic:spPr>
                        </pic:pic>
                        <wps:wsp>
                          <wps:cNvSpPr/>
                          <wps:cNvPr id="44" name="Shape 44"/>
                          <wps:spPr>
                            <a:xfrm>
                              <a:off x="0" y="2523744"/>
                              <a:ext cx="6040593" cy="258441"/>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15: Time consumption of unsoaked and pre-soaked bottles.</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4000500</wp:posOffset>
                </wp:positionV>
                <wp:extent cx="6040593" cy="2782185"/>
                <wp:effectExtent b="0" l="0" r="0" t="0"/>
                <wp:wrapTopAndBottom distB="0" distT="0"/>
                <wp:docPr id="8" name="image10.png"/>
                <a:graphic>
                  <a:graphicData uri="http://schemas.openxmlformats.org/drawingml/2006/picture">
                    <pic:pic>
                      <pic:nvPicPr>
                        <pic:cNvPr id="0" name="image10.png"/>
                        <pic:cNvPicPr preferRelativeResize="0"/>
                      </pic:nvPicPr>
                      <pic:blipFill>
                        <a:blip r:embed="rId63"/>
                        <a:srcRect/>
                        <a:stretch>
                          <a:fillRect/>
                        </a:stretch>
                      </pic:blipFill>
                      <pic:spPr>
                        <a:xfrm>
                          <a:off x="0" y="0"/>
                          <a:ext cx="6040593" cy="2782185"/>
                        </a:xfrm>
                        <a:prstGeom prst="rect"/>
                        <a:ln/>
                      </pic:spPr>
                    </pic:pic>
                  </a:graphicData>
                </a:graphic>
              </wp:anchor>
            </w:drawing>
          </mc:Fallback>
        </mc:AlternateContent>
      </w:r>
    </w:p>
    <w:p w:rsidR="00000000" w:rsidDel="00000000" w:rsidP="00000000" w:rsidRDefault="00000000" w:rsidRPr="00000000" w14:paraId="000004F8">
      <w:pPr>
        <w:pStyle w:val="Heading1"/>
        <w:numPr>
          <w:ilvl w:val="0"/>
          <w:numId w:val="12"/>
        </w:numPr>
        <w:ind w:left="432" w:hanging="432"/>
        <w:rPr/>
      </w:pPr>
      <w:bookmarkStart w:colFirst="0" w:colLast="0" w:name="_heading=h.3l18frh" w:id="32"/>
      <w:bookmarkEnd w:id="32"/>
      <w:r w:rsidDel="00000000" w:rsidR="00000000" w:rsidRPr="00000000">
        <w:rPr>
          <w:rtl w:val="0"/>
        </w:rPr>
        <w:t xml:space="preserve">Conclusions and Recommendations</w:t>
      </w:r>
    </w:p>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pPr>
      <w:r w:rsidDel="00000000" w:rsidR="00000000" w:rsidRPr="00000000">
        <w:br w:type="page"/>
      </w:r>
      <w:r w:rsidDel="00000000" w:rsidR="00000000" w:rsidRPr="00000000">
        <w:rPr>
          <w:rtl w:val="0"/>
        </w:rPr>
      </w:r>
    </w:p>
    <w:p w:rsidR="00000000" w:rsidDel="00000000" w:rsidP="00000000" w:rsidRDefault="00000000" w:rsidRPr="00000000" w14:paraId="000004FC">
      <w:pPr>
        <w:pStyle w:val="Heading1"/>
        <w:numPr>
          <w:ilvl w:val="0"/>
          <w:numId w:val="12"/>
        </w:numPr>
        <w:ind w:left="432" w:hanging="432"/>
        <w:rPr/>
      </w:pPr>
      <w:bookmarkStart w:colFirst="0" w:colLast="0" w:name="_heading=h.206ipza" w:id="33"/>
      <w:bookmarkEnd w:id="33"/>
      <w:r w:rsidDel="00000000" w:rsidR="00000000" w:rsidRPr="00000000">
        <w:rPr>
          <w:rtl w:val="0"/>
        </w:rPr>
        <w:t xml:space="preserve">Bibliography</w:t>
      </w:r>
    </w:p>
    <w:p w:rsidR="00000000" w:rsidDel="00000000" w:rsidP="00000000" w:rsidRDefault="00000000" w:rsidRPr="00000000" w14:paraId="000004FD">
      <w:pPr>
        <w:pBdr>
          <w:top w:space="0" w:sz="0" w:val="nil"/>
          <w:left w:space="0" w:sz="0" w:val="nil"/>
          <w:bottom w:space="0" w:sz="0" w:val="nil"/>
          <w:right w:space="0" w:sz="0" w:val="nil"/>
          <w:between w:space="0" w:sz="0" w:val="nil"/>
        </w:pBdr>
        <w:spacing w:after="0" w:line="480" w:lineRule="auto"/>
        <w:ind w:left="720" w:hanging="720"/>
        <w:rPr>
          <w:color w:val="000000"/>
        </w:rPr>
      </w:pPr>
      <w:r w:rsidDel="00000000" w:rsidR="00000000" w:rsidRPr="00000000">
        <w:rPr>
          <w:color w:val="000000"/>
          <w:rtl w:val="0"/>
        </w:rPr>
        <w:t xml:space="preserve">Aarnio, T., &amp; Hämäläinen, A. (2008). Challenges in packaging waste management in the fast food industry. </w:t>
      </w:r>
      <w:r w:rsidDel="00000000" w:rsidR="00000000" w:rsidRPr="00000000">
        <w:rPr>
          <w:i w:val="1"/>
          <w:color w:val="000000"/>
          <w:rtl w:val="0"/>
        </w:rPr>
        <w:t xml:space="preserve">Resources, Conservation and Recycling</w:t>
      </w:r>
      <w:r w:rsidDel="00000000" w:rsidR="00000000" w:rsidRPr="00000000">
        <w:rPr>
          <w:color w:val="000000"/>
          <w:rtl w:val="0"/>
        </w:rPr>
        <w:t xml:space="preserve">, </w:t>
      </w:r>
      <w:r w:rsidDel="00000000" w:rsidR="00000000" w:rsidRPr="00000000">
        <w:rPr>
          <w:i w:val="1"/>
          <w:color w:val="000000"/>
          <w:rtl w:val="0"/>
        </w:rPr>
        <w:t xml:space="preserve">52</w:t>
      </w:r>
      <w:r w:rsidDel="00000000" w:rsidR="00000000" w:rsidRPr="00000000">
        <w:rPr>
          <w:color w:val="000000"/>
          <w:rtl w:val="0"/>
        </w:rPr>
        <w:t xml:space="preserve">(4), 612–621. https://doi.org/10.1016/j.resconrec.2007.08.002</w:t>
      </w:r>
    </w:p>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Energy Bulletin. (2007, June 9).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Design for the other 90%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Resilience. https://www.resilience.org/stories/2007-06-10/design-other-90/</w:t>
      </w:r>
    </w:p>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Nyumba, T., Wilson, K., Derrick, C. J., &amp; Mukherjee, N. (2018). The use of focus group discussion methodology: Insights from two decades of application in conservation.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Methods in Ecology and Evolution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9</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20–32. https://doi.org/10.1111/2041-210X.12860</w:t>
      </w:r>
    </w:p>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Refsgaard, K., &amp; Magnussen, K. (2009). Household behaviour and attitudes with respect to recycling food waste – experiences from focus groups.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Journal of Environmental Management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90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760–771. https://doi.org/10.1016/j.jenvman.2008.01.018</w:t>
      </w:r>
    </w:p>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Shea, K., Stanković, T., &amp; Tilley, E. (2022).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Product Development and Engineering Design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Ulrich, K. T., &amp; Eppinger, S. D. (2016).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Product design and development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(Sixth edition). McGraw-Hill Education.</w:t>
      </w:r>
    </w:p>
    <w:p w:rsidR="00000000" w:rsidDel="00000000" w:rsidP="00000000" w:rsidRDefault="00000000" w:rsidRPr="00000000" w14:paraId="00000503">
      <w:pPr>
        <w:pBdr>
          <w:top w:space="0" w:sz="0" w:val="nil"/>
          <w:left w:space="0" w:sz="0" w:val="nil"/>
          <w:bottom w:space="0" w:sz="0" w:val="nil"/>
          <w:right w:space="0" w:sz="0" w:val="nil"/>
          <w:between w:space="0" w:sz="0" w:val="nil"/>
        </w:pBdr>
        <w:spacing w:after="0" w:line="480" w:lineRule="auto"/>
        <w:ind w:left="720" w:hanging="720"/>
        <w:rPr>
          <w:color w:val="000000"/>
        </w:rPr>
      </w:pPr>
      <w:r w:rsidDel="00000000" w:rsidR="00000000" w:rsidRPr="00000000">
        <w:rPr>
          <w:color w:val="000000"/>
          <w:rtl w:val="0"/>
        </w:rPr>
        <w:t xml:space="preserve">Geyer, R., Jambeck, J. R., &amp; Law, K. L. (2017). Production, use, and fate of all plastics ever made. </w:t>
      </w:r>
      <w:r w:rsidDel="00000000" w:rsidR="00000000" w:rsidRPr="00000000">
        <w:rPr>
          <w:i w:val="1"/>
          <w:color w:val="000000"/>
          <w:rtl w:val="0"/>
        </w:rPr>
        <w:t xml:space="preserve">Science Advances</w:t>
      </w:r>
      <w:r w:rsidDel="00000000" w:rsidR="00000000" w:rsidRPr="00000000">
        <w:rPr>
          <w:color w:val="000000"/>
          <w:rtl w:val="0"/>
        </w:rPr>
        <w:t xml:space="preserve">, </w:t>
      </w:r>
      <w:r w:rsidDel="00000000" w:rsidR="00000000" w:rsidRPr="00000000">
        <w:rPr>
          <w:i w:val="1"/>
          <w:color w:val="000000"/>
          <w:rtl w:val="0"/>
        </w:rPr>
        <w:t xml:space="preserve">3</w:t>
      </w:r>
      <w:r w:rsidDel="00000000" w:rsidR="00000000" w:rsidRPr="00000000">
        <w:rPr>
          <w:color w:val="000000"/>
          <w:rtl w:val="0"/>
        </w:rPr>
        <w:t xml:space="preserve">(7), e1700782. https://doi.org/10.1126/sciadv.1700782</w:t>
      </w:r>
    </w:p>
    <w:p w:rsidR="00000000" w:rsidDel="00000000" w:rsidP="00000000" w:rsidRDefault="00000000" w:rsidRPr="00000000" w14:paraId="00000504">
      <w:pPr>
        <w:pBdr>
          <w:top w:space="0" w:sz="0" w:val="nil"/>
          <w:left w:space="0" w:sz="0" w:val="nil"/>
          <w:bottom w:space="0" w:sz="0" w:val="nil"/>
          <w:right w:space="0" w:sz="0" w:val="nil"/>
          <w:between w:space="0" w:sz="0" w:val="nil"/>
        </w:pBdr>
        <w:spacing w:after="0" w:line="480" w:lineRule="auto"/>
        <w:ind w:left="720" w:hanging="720"/>
        <w:rPr>
          <w:color w:val="000000"/>
        </w:rPr>
      </w:pPr>
      <w:r w:rsidDel="00000000" w:rsidR="00000000" w:rsidRPr="00000000">
        <w:rPr>
          <w:color w:val="000000"/>
          <w:rtl w:val="0"/>
        </w:rPr>
        <w:t xml:space="preserve">Hahladakis, J. N., &amp; Iacovidou, E. (2019). An overview of the challenges and trade-offs in closing the loop of post-consumer plastic waste (PCPW): Focus on recycling. </w:t>
      </w:r>
      <w:r w:rsidDel="00000000" w:rsidR="00000000" w:rsidRPr="00000000">
        <w:rPr>
          <w:i w:val="1"/>
          <w:color w:val="000000"/>
          <w:rtl w:val="0"/>
        </w:rPr>
        <w:t xml:space="preserve">Journal of Hazardous Materials</w:t>
      </w:r>
      <w:r w:rsidDel="00000000" w:rsidR="00000000" w:rsidRPr="00000000">
        <w:rPr>
          <w:color w:val="000000"/>
          <w:rtl w:val="0"/>
        </w:rPr>
        <w:t xml:space="preserve">, </w:t>
      </w:r>
      <w:r w:rsidDel="00000000" w:rsidR="00000000" w:rsidRPr="00000000">
        <w:rPr>
          <w:i w:val="1"/>
          <w:color w:val="000000"/>
          <w:rtl w:val="0"/>
        </w:rPr>
        <w:t xml:space="preserve">380</w:t>
      </w:r>
      <w:r w:rsidDel="00000000" w:rsidR="00000000" w:rsidRPr="00000000">
        <w:rPr>
          <w:color w:val="000000"/>
          <w:rtl w:val="0"/>
        </w:rPr>
        <w:t xml:space="preserve">, 120887. https://doi.org/10.1016/j.jhazmat.2019.120887</w:t>
      </w:r>
    </w:p>
    <w:p w:rsidR="00000000" w:rsidDel="00000000" w:rsidP="00000000" w:rsidRDefault="00000000" w:rsidRPr="00000000" w14:paraId="00000505">
      <w:pPr>
        <w:pBdr>
          <w:top w:space="0" w:sz="0" w:val="nil"/>
          <w:left w:space="0" w:sz="0" w:val="nil"/>
          <w:bottom w:space="0" w:sz="0" w:val="nil"/>
          <w:right w:space="0" w:sz="0" w:val="nil"/>
          <w:between w:space="0" w:sz="0" w:val="nil"/>
        </w:pBdr>
        <w:spacing w:after="0" w:line="480" w:lineRule="auto"/>
        <w:ind w:left="720" w:hanging="720"/>
        <w:rPr>
          <w:color w:val="000000"/>
        </w:rPr>
      </w:pPr>
      <w:r w:rsidDel="00000000" w:rsidR="00000000" w:rsidRPr="00000000">
        <w:rPr>
          <w:color w:val="000000"/>
          <w:rtl w:val="0"/>
        </w:rPr>
        <w:t xml:space="preserve">Hopewell, J., Dvorak, R., &amp; Kosior, E. (2009). Plastics recycling: Challenges and opportunities. </w:t>
      </w:r>
      <w:r w:rsidDel="00000000" w:rsidR="00000000" w:rsidRPr="00000000">
        <w:rPr>
          <w:i w:val="1"/>
          <w:color w:val="000000"/>
          <w:rtl w:val="0"/>
        </w:rPr>
        <w:t xml:space="preserve">Philosophical Transactions of the Royal Society B: Biological Sciences</w:t>
      </w:r>
      <w:r w:rsidDel="00000000" w:rsidR="00000000" w:rsidRPr="00000000">
        <w:rPr>
          <w:color w:val="000000"/>
          <w:rtl w:val="0"/>
        </w:rPr>
        <w:t xml:space="preserve">, </w:t>
      </w:r>
      <w:r w:rsidDel="00000000" w:rsidR="00000000" w:rsidRPr="00000000">
        <w:rPr>
          <w:i w:val="1"/>
          <w:color w:val="000000"/>
          <w:rtl w:val="0"/>
        </w:rPr>
        <w:t xml:space="preserve">364</w:t>
      </w:r>
      <w:r w:rsidDel="00000000" w:rsidR="00000000" w:rsidRPr="00000000">
        <w:rPr>
          <w:color w:val="000000"/>
          <w:rtl w:val="0"/>
        </w:rPr>
        <w:t xml:space="preserve">(1526), 2115–2126. https://doi.org/10.1098/rstb.2008.0311</w:t>
      </w:r>
    </w:p>
    <w:p w:rsidR="00000000" w:rsidDel="00000000" w:rsidP="00000000" w:rsidRDefault="00000000" w:rsidRPr="00000000" w14:paraId="00000506">
      <w:pPr>
        <w:pBdr>
          <w:top w:space="0" w:sz="0" w:val="nil"/>
          <w:left w:space="0" w:sz="0" w:val="nil"/>
          <w:bottom w:space="0" w:sz="0" w:val="nil"/>
          <w:right w:space="0" w:sz="0" w:val="nil"/>
          <w:between w:space="0" w:sz="0" w:val="nil"/>
        </w:pBdr>
        <w:spacing w:after="0" w:line="480" w:lineRule="auto"/>
        <w:ind w:left="720" w:hanging="720"/>
        <w:rPr>
          <w:color w:val="000000"/>
        </w:rPr>
      </w:pPr>
      <w:r w:rsidDel="00000000" w:rsidR="00000000" w:rsidRPr="00000000">
        <w:rPr>
          <w:color w:val="000000"/>
          <w:rtl w:val="0"/>
        </w:rPr>
        <w:t xml:space="preserve">Hu, B. (2014). Biopolymer-Based Lightweight Materials for Packaging Applications. In </w:t>
      </w:r>
      <w:r w:rsidDel="00000000" w:rsidR="00000000" w:rsidRPr="00000000">
        <w:rPr>
          <w:i w:val="1"/>
          <w:color w:val="000000"/>
          <w:rtl w:val="0"/>
        </w:rPr>
        <w:t xml:space="preserve">ACS Symposium Series</w:t>
      </w:r>
      <w:r w:rsidDel="00000000" w:rsidR="00000000" w:rsidRPr="00000000">
        <w:rPr>
          <w:color w:val="000000"/>
          <w:rtl w:val="0"/>
        </w:rPr>
        <w:t xml:space="preserve"> (Vol. 1175, pp. 239–255). https://doi.org/10.1021/bk-2014-1175.ch013</w:t>
      </w:r>
    </w:p>
    <w:p w:rsidR="00000000" w:rsidDel="00000000" w:rsidP="00000000" w:rsidRDefault="00000000" w:rsidRPr="00000000" w14:paraId="00000507">
      <w:pPr>
        <w:pBdr>
          <w:top w:space="0" w:sz="0" w:val="nil"/>
          <w:left w:space="0" w:sz="0" w:val="nil"/>
          <w:bottom w:space="0" w:sz="0" w:val="nil"/>
          <w:right w:space="0" w:sz="0" w:val="nil"/>
          <w:between w:space="0" w:sz="0" w:val="nil"/>
        </w:pBdr>
        <w:spacing w:after="0" w:line="480" w:lineRule="auto"/>
        <w:ind w:left="720" w:hanging="720"/>
        <w:rPr>
          <w:color w:val="000000"/>
        </w:rPr>
      </w:pPr>
      <w:r w:rsidDel="00000000" w:rsidR="00000000" w:rsidRPr="00000000">
        <w:rPr>
          <w:color w:val="000000"/>
          <w:rtl w:val="0"/>
        </w:rPr>
        <w:t xml:space="preserve">Kanyuka, M. (2018). </w:t>
      </w:r>
      <w:r w:rsidDel="00000000" w:rsidR="00000000" w:rsidRPr="00000000">
        <w:rPr>
          <w:i w:val="1"/>
          <w:color w:val="000000"/>
          <w:rtl w:val="0"/>
        </w:rPr>
        <w:t xml:space="preserve">Malawi Population and Housing Census</w:t>
      </w:r>
      <w:r w:rsidDel="00000000" w:rsidR="00000000" w:rsidRPr="00000000">
        <w:rPr>
          <w:color w:val="000000"/>
          <w:rtl w:val="0"/>
        </w:rPr>
        <w:t xml:space="preserve"> [Census]. Malawi National Statistics Office. http://www.nsomalawi.mw/index.php?option=com_content&amp;view=article&amp;id=226&amp;Itemid=6</w:t>
      </w:r>
    </w:p>
    <w:p w:rsidR="00000000" w:rsidDel="00000000" w:rsidP="00000000" w:rsidRDefault="00000000" w:rsidRPr="00000000" w14:paraId="00000508">
      <w:pPr>
        <w:pBdr>
          <w:top w:space="0" w:sz="0" w:val="nil"/>
          <w:left w:space="0" w:sz="0" w:val="nil"/>
          <w:bottom w:space="0" w:sz="0" w:val="nil"/>
          <w:right w:space="0" w:sz="0" w:val="nil"/>
          <w:between w:space="0" w:sz="0" w:val="nil"/>
        </w:pBdr>
        <w:spacing w:after="0" w:line="480" w:lineRule="auto"/>
        <w:ind w:left="720" w:hanging="720"/>
        <w:rPr>
          <w:color w:val="000000"/>
        </w:rPr>
      </w:pPr>
      <w:r w:rsidDel="00000000" w:rsidR="00000000" w:rsidRPr="00000000">
        <w:rPr>
          <w:color w:val="000000"/>
          <w:rtl w:val="0"/>
        </w:rPr>
        <w:t xml:space="preserve">Mihai, F.-C., Gündoğdu, S., Markley, L. A., Olivelli, A., Khan, F. R., Gwinnett, C., Gutberlet, J., Reyna-Bensusan, N., Llanquileo-Melgarejo, P., Meidiana, C., Elagroudy, S., Ishchenko, V., Penney, S., Lenkiewicz, Z., &amp; Molinos-Senante, M. (2022). Plastic Pollution, Waste Management Issues, and Circular Economy Opportunities in Rural Communities. </w:t>
      </w:r>
      <w:r w:rsidDel="00000000" w:rsidR="00000000" w:rsidRPr="00000000">
        <w:rPr>
          <w:i w:val="1"/>
          <w:color w:val="000000"/>
          <w:rtl w:val="0"/>
        </w:rPr>
        <w:t xml:space="preserve">Sustainability</w:t>
      </w:r>
      <w:r w:rsidDel="00000000" w:rsidR="00000000" w:rsidRPr="00000000">
        <w:rPr>
          <w:color w:val="000000"/>
          <w:rtl w:val="0"/>
        </w:rPr>
        <w:t xml:space="preserve">, </w:t>
      </w:r>
      <w:r w:rsidDel="00000000" w:rsidR="00000000" w:rsidRPr="00000000">
        <w:rPr>
          <w:i w:val="1"/>
          <w:color w:val="000000"/>
          <w:rtl w:val="0"/>
        </w:rPr>
        <w:t xml:space="preserve">14</w:t>
      </w:r>
      <w:r w:rsidDel="00000000" w:rsidR="00000000" w:rsidRPr="00000000">
        <w:rPr>
          <w:color w:val="000000"/>
          <w:rtl w:val="0"/>
        </w:rPr>
        <w:t xml:space="preserve">(1), Article 1. https://doi.org/10.3390/su14010020</w:t>
      </w:r>
    </w:p>
    <w:p w:rsidR="00000000" w:rsidDel="00000000" w:rsidP="00000000" w:rsidRDefault="00000000" w:rsidRPr="00000000" w14:paraId="00000509">
      <w:pPr>
        <w:pBdr>
          <w:top w:space="0" w:sz="0" w:val="nil"/>
          <w:left w:space="0" w:sz="0" w:val="nil"/>
          <w:bottom w:space="0" w:sz="0" w:val="nil"/>
          <w:right w:space="0" w:sz="0" w:val="nil"/>
          <w:between w:space="0" w:sz="0" w:val="nil"/>
        </w:pBdr>
        <w:spacing w:after="0" w:line="480" w:lineRule="auto"/>
        <w:ind w:left="720" w:hanging="720"/>
        <w:rPr>
          <w:color w:val="000000"/>
        </w:rPr>
      </w:pPr>
      <w:r w:rsidDel="00000000" w:rsidR="00000000" w:rsidRPr="00000000">
        <w:rPr>
          <w:color w:val="000000"/>
          <w:rtl w:val="0"/>
        </w:rPr>
        <w:t xml:space="preserve">Ncube, L. K., Ude, A. U., Ogunmuyiwa, E. N., Zulkifli, R., &amp; Beas, I. N. (2021). An Overview of Plastic Waste Generation and Management in Food Packaging Industries. </w:t>
      </w:r>
      <w:r w:rsidDel="00000000" w:rsidR="00000000" w:rsidRPr="00000000">
        <w:rPr>
          <w:i w:val="1"/>
          <w:color w:val="000000"/>
          <w:rtl w:val="0"/>
        </w:rPr>
        <w:t xml:space="preserve">Recycling</w:t>
      </w:r>
      <w:r w:rsidDel="00000000" w:rsidR="00000000" w:rsidRPr="00000000">
        <w:rPr>
          <w:color w:val="000000"/>
          <w:rtl w:val="0"/>
        </w:rPr>
        <w:t xml:space="preserve">, </w:t>
      </w:r>
      <w:r w:rsidDel="00000000" w:rsidR="00000000" w:rsidRPr="00000000">
        <w:rPr>
          <w:i w:val="1"/>
          <w:color w:val="000000"/>
          <w:rtl w:val="0"/>
        </w:rPr>
        <w:t xml:space="preserve">6</w:t>
      </w:r>
      <w:r w:rsidDel="00000000" w:rsidR="00000000" w:rsidRPr="00000000">
        <w:rPr>
          <w:color w:val="000000"/>
          <w:rtl w:val="0"/>
        </w:rPr>
        <w:t xml:space="preserve">(1), Article 1. https://doi.org/10.3390/recycling6010012</w:t>
      </w:r>
    </w:p>
    <w:p w:rsidR="00000000" w:rsidDel="00000000" w:rsidP="00000000" w:rsidRDefault="00000000" w:rsidRPr="00000000" w14:paraId="0000050A">
      <w:pPr>
        <w:pBdr>
          <w:top w:space="0" w:sz="0" w:val="nil"/>
          <w:left w:space="0" w:sz="0" w:val="nil"/>
          <w:bottom w:space="0" w:sz="0" w:val="nil"/>
          <w:right w:space="0" w:sz="0" w:val="nil"/>
          <w:between w:space="0" w:sz="0" w:val="nil"/>
        </w:pBdr>
        <w:spacing w:after="0" w:line="480" w:lineRule="auto"/>
        <w:ind w:left="720" w:hanging="720"/>
        <w:rPr>
          <w:color w:val="000000"/>
        </w:rPr>
      </w:pPr>
      <w:r w:rsidDel="00000000" w:rsidR="00000000" w:rsidRPr="00000000">
        <w:rPr>
          <w:color w:val="000000"/>
          <w:rtl w:val="0"/>
        </w:rPr>
        <w:t xml:space="preserve">Ndau, H., &amp; Tilley, E. (2018). Willingness to Pay for Improved Household Solid Waste Collection in Blantyre, Malawi. </w:t>
      </w:r>
      <w:r w:rsidDel="00000000" w:rsidR="00000000" w:rsidRPr="00000000">
        <w:rPr>
          <w:i w:val="1"/>
          <w:color w:val="000000"/>
          <w:rtl w:val="0"/>
        </w:rPr>
        <w:t xml:space="preserve">Economies</w:t>
      </w:r>
      <w:r w:rsidDel="00000000" w:rsidR="00000000" w:rsidRPr="00000000">
        <w:rPr>
          <w:color w:val="000000"/>
          <w:rtl w:val="0"/>
        </w:rPr>
        <w:t xml:space="preserve">, </w:t>
      </w:r>
      <w:r w:rsidDel="00000000" w:rsidR="00000000" w:rsidRPr="00000000">
        <w:rPr>
          <w:i w:val="1"/>
          <w:color w:val="000000"/>
          <w:rtl w:val="0"/>
        </w:rPr>
        <w:t xml:space="preserve">6</w:t>
      </w:r>
      <w:r w:rsidDel="00000000" w:rsidR="00000000" w:rsidRPr="00000000">
        <w:rPr>
          <w:color w:val="000000"/>
          <w:rtl w:val="0"/>
        </w:rPr>
        <w:t xml:space="preserve">(4), Article 4. https://doi.org/10.3390/economies6040054</w:t>
      </w:r>
    </w:p>
    <w:p w:rsidR="00000000" w:rsidDel="00000000" w:rsidP="00000000" w:rsidRDefault="00000000" w:rsidRPr="00000000" w14:paraId="0000050B">
      <w:pPr>
        <w:pBdr>
          <w:top w:space="0" w:sz="0" w:val="nil"/>
          <w:left w:space="0" w:sz="0" w:val="nil"/>
          <w:bottom w:space="0" w:sz="0" w:val="nil"/>
          <w:right w:space="0" w:sz="0" w:val="nil"/>
          <w:between w:space="0" w:sz="0" w:val="nil"/>
        </w:pBdr>
        <w:spacing w:after="0" w:line="480" w:lineRule="auto"/>
        <w:ind w:left="720" w:hanging="720"/>
        <w:rPr>
          <w:color w:val="000000"/>
        </w:rPr>
      </w:pPr>
      <w:r w:rsidDel="00000000" w:rsidR="00000000" w:rsidRPr="00000000">
        <w:rPr>
          <w:color w:val="000000"/>
          <w:rtl w:val="0"/>
        </w:rPr>
        <w:t xml:space="preserve">OECD. (2022). </w:t>
      </w:r>
      <w:r w:rsidDel="00000000" w:rsidR="00000000" w:rsidRPr="00000000">
        <w:rPr>
          <w:i w:val="1"/>
          <w:color w:val="000000"/>
          <w:rtl w:val="0"/>
        </w:rPr>
        <w:t xml:space="preserve">Global Plastics Outlook: Economic Drivers, Environmental Impacts and Policy Options</w:t>
      </w:r>
      <w:r w:rsidDel="00000000" w:rsidR="00000000" w:rsidRPr="00000000">
        <w:rPr>
          <w:color w:val="000000"/>
          <w:rtl w:val="0"/>
        </w:rPr>
        <w:t xml:space="preserve">. Organisation for Economic Co-operation and Development. https://www.oecd-ilibrary.org/environment/global-plastics-outlook_de747aef-en</w:t>
      </w:r>
    </w:p>
    <w:p w:rsidR="00000000" w:rsidDel="00000000" w:rsidP="00000000" w:rsidRDefault="00000000" w:rsidRPr="00000000" w14:paraId="0000050C">
      <w:pPr>
        <w:pBdr>
          <w:top w:space="0" w:sz="0" w:val="nil"/>
          <w:left w:space="0" w:sz="0" w:val="nil"/>
          <w:bottom w:space="0" w:sz="0" w:val="nil"/>
          <w:right w:space="0" w:sz="0" w:val="nil"/>
          <w:between w:space="0" w:sz="0" w:val="nil"/>
        </w:pBdr>
        <w:spacing w:after="0" w:line="480" w:lineRule="auto"/>
        <w:ind w:left="720" w:hanging="720"/>
        <w:rPr>
          <w:color w:val="000000"/>
        </w:rPr>
      </w:pPr>
      <w:r w:rsidDel="00000000" w:rsidR="00000000" w:rsidRPr="00000000">
        <w:rPr>
          <w:color w:val="000000"/>
          <w:rtl w:val="0"/>
        </w:rPr>
        <w:t xml:space="preserve">Turpie, J., Letley, G., Ng’oma, Y., &amp; Moore, K. (2019). </w:t>
      </w:r>
      <w:r w:rsidDel="00000000" w:rsidR="00000000" w:rsidRPr="00000000">
        <w:rPr>
          <w:i w:val="1"/>
          <w:color w:val="000000"/>
          <w:rtl w:val="0"/>
        </w:rPr>
        <w:t xml:space="preserve">The Case for Banning Single-Use Plastics in Malawi</w:t>
      </w:r>
      <w:r w:rsidDel="00000000" w:rsidR="00000000" w:rsidRPr="00000000">
        <w:rPr>
          <w:color w:val="000000"/>
          <w:rtl w:val="0"/>
        </w:rPr>
        <w:t xml:space="preserve"> (AEC/1836/1; p. 64). UNDP. https://www.lilongwewildlife.org/wp-content/uploads/The-Case-for-Banning-Single-Use-Plastics-Report-in-Malawi.pdf</w:t>
      </w:r>
    </w:p>
    <w:p w:rsidR="00000000" w:rsidDel="00000000" w:rsidP="00000000" w:rsidRDefault="00000000" w:rsidRPr="00000000" w14:paraId="0000050D">
      <w:pPr>
        <w:pBdr>
          <w:top w:space="0" w:sz="0" w:val="nil"/>
          <w:left w:space="0" w:sz="0" w:val="nil"/>
          <w:bottom w:space="0" w:sz="0" w:val="nil"/>
          <w:right w:space="0" w:sz="0" w:val="nil"/>
          <w:between w:space="0" w:sz="0" w:val="nil"/>
        </w:pBdr>
        <w:spacing w:after="0" w:line="480" w:lineRule="auto"/>
        <w:ind w:left="720" w:hanging="720"/>
        <w:rPr>
          <w:color w:val="000000"/>
        </w:rPr>
      </w:pPr>
      <w:r w:rsidDel="00000000" w:rsidR="00000000" w:rsidRPr="00000000">
        <w:rPr>
          <w:color w:val="000000"/>
          <w:rtl w:val="0"/>
        </w:rPr>
        <w:t xml:space="preserve">Ulrich, K. T., &amp; Eppinger, S. D. (2016). </w:t>
      </w:r>
      <w:r w:rsidDel="00000000" w:rsidR="00000000" w:rsidRPr="00000000">
        <w:rPr>
          <w:i w:val="1"/>
          <w:color w:val="000000"/>
          <w:rtl w:val="0"/>
        </w:rPr>
        <w:t xml:space="preserve">Product design and development</w:t>
      </w:r>
      <w:r w:rsidDel="00000000" w:rsidR="00000000" w:rsidRPr="00000000">
        <w:rPr>
          <w:color w:val="000000"/>
          <w:rtl w:val="0"/>
        </w:rPr>
        <w:t xml:space="preserve"> (Sixth edition). McGraw-Hill Education.</w:t>
      </w:r>
    </w:p>
    <w:p w:rsidR="00000000" w:rsidDel="00000000" w:rsidP="00000000" w:rsidRDefault="00000000" w:rsidRPr="00000000" w14:paraId="0000050E">
      <w:pPr>
        <w:pBdr>
          <w:top w:space="0" w:sz="0" w:val="nil"/>
          <w:left w:space="0" w:sz="0" w:val="nil"/>
          <w:bottom w:space="0" w:sz="0" w:val="nil"/>
          <w:right w:space="0" w:sz="0" w:val="nil"/>
          <w:between w:space="0" w:sz="0" w:val="nil"/>
        </w:pBdr>
        <w:spacing w:after="0" w:line="480" w:lineRule="auto"/>
        <w:ind w:left="720" w:hanging="720"/>
        <w:rPr>
          <w:color w:val="000000"/>
        </w:rPr>
      </w:pPr>
      <w:r w:rsidDel="00000000" w:rsidR="00000000" w:rsidRPr="00000000">
        <w:rPr>
          <w:color w:val="000000"/>
          <w:rtl w:val="0"/>
        </w:rPr>
        <w:t xml:space="preserve">Velis, C. A., Hardesty, B. D., Cottom, J. W., &amp; Wilcox, C. (2022). Enabling the informal recycling sector to prevent plastic pollution and deliver an inclusive circular economy. </w:t>
      </w:r>
      <w:r w:rsidDel="00000000" w:rsidR="00000000" w:rsidRPr="00000000">
        <w:rPr>
          <w:i w:val="1"/>
          <w:color w:val="000000"/>
          <w:rtl w:val="0"/>
        </w:rPr>
        <w:t xml:space="preserve">Environmental Science &amp; Policy</w:t>
      </w:r>
      <w:r w:rsidDel="00000000" w:rsidR="00000000" w:rsidRPr="00000000">
        <w:rPr>
          <w:color w:val="000000"/>
          <w:rtl w:val="0"/>
        </w:rPr>
        <w:t xml:space="preserve">, </w:t>
      </w:r>
      <w:r w:rsidDel="00000000" w:rsidR="00000000" w:rsidRPr="00000000">
        <w:rPr>
          <w:i w:val="1"/>
          <w:color w:val="000000"/>
          <w:rtl w:val="0"/>
        </w:rPr>
        <w:t xml:space="preserve">138</w:t>
      </w:r>
      <w:r w:rsidDel="00000000" w:rsidR="00000000" w:rsidRPr="00000000">
        <w:rPr>
          <w:color w:val="000000"/>
          <w:rtl w:val="0"/>
        </w:rPr>
        <w:t xml:space="preserve">, 20–25. https://doi.org/10.1016/j.envsci.2022.09.008</w:t>
      </w:r>
    </w:p>
    <w:p w:rsidR="00000000" w:rsidDel="00000000" w:rsidP="00000000" w:rsidRDefault="00000000" w:rsidRPr="00000000" w14:paraId="0000050F">
      <w:pPr>
        <w:pBdr>
          <w:top w:space="0" w:sz="0" w:val="nil"/>
          <w:left w:space="0" w:sz="0" w:val="nil"/>
          <w:bottom w:space="0" w:sz="0" w:val="nil"/>
          <w:right w:space="0" w:sz="0" w:val="nil"/>
          <w:between w:space="0" w:sz="0" w:val="nil"/>
        </w:pBdr>
        <w:spacing w:after="0" w:line="480" w:lineRule="auto"/>
        <w:ind w:left="720" w:hanging="720"/>
        <w:rPr>
          <w:color w:val="000000"/>
        </w:rPr>
      </w:pPr>
      <w:r w:rsidDel="00000000" w:rsidR="00000000" w:rsidRPr="00000000">
        <w:rPr>
          <w:color w:val="000000"/>
          <w:rtl w:val="0"/>
        </w:rPr>
        <w:t xml:space="preserve">Velis, C., Wilson, D., Rocca, O., Smith, S., Mavropoulos, A., &amp; Cheeseman, C. R. (2013). An analytical framework and tool ('InteRa’) for integrating the informal recycling sector in waste and resource management systems in developing countries. </w:t>
      </w:r>
      <w:r w:rsidDel="00000000" w:rsidR="00000000" w:rsidRPr="00000000">
        <w:rPr>
          <w:i w:val="1"/>
          <w:color w:val="000000"/>
          <w:rtl w:val="0"/>
        </w:rPr>
        <w:t xml:space="preserve">Waste Management &amp; Research</w:t>
      </w:r>
      <w:r w:rsidDel="00000000" w:rsidR="00000000" w:rsidRPr="00000000">
        <w:rPr>
          <w:color w:val="000000"/>
          <w:rtl w:val="0"/>
        </w:rPr>
        <w:t xml:space="preserve">, </w:t>
      </w:r>
      <w:r w:rsidDel="00000000" w:rsidR="00000000" w:rsidRPr="00000000">
        <w:rPr>
          <w:i w:val="1"/>
          <w:color w:val="000000"/>
          <w:rtl w:val="0"/>
        </w:rPr>
        <w:t xml:space="preserve">30</w:t>
      </w:r>
      <w:r w:rsidDel="00000000" w:rsidR="00000000" w:rsidRPr="00000000">
        <w:rPr>
          <w:color w:val="000000"/>
          <w:rtl w:val="0"/>
        </w:rPr>
        <w:t xml:space="preserve">, 43–66. https://doi.org/10.1177/0734242X12454934</w:t>
      </w:r>
    </w:p>
    <w:p w:rsidR="00000000" w:rsidDel="00000000" w:rsidP="00000000" w:rsidRDefault="00000000" w:rsidRPr="00000000" w14:paraId="00000510">
      <w:pPr>
        <w:rPr/>
      </w:pPr>
      <w:r w:rsidDel="00000000" w:rsidR="00000000" w:rsidRPr="00000000">
        <w:rPr>
          <w:rtl w:val="0"/>
        </w:rPr>
      </w:r>
    </w:p>
    <w:p w:rsidR="00000000" w:rsidDel="00000000" w:rsidP="00000000" w:rsidRDefault="00000000" w:rsidRPr="00000000" w14:paraId="00000511">
      <w:pPr>
        <w:pStyle w:val="Heading1"/>
        <w:numPr>
          <w:ilvl w:val="0"/>
          <w:numId w:val="12"/>
        </w:numPr>
        <w:ind w:left="432" w:hanging="432"/>
        <w:rPr/>
      </w:pPr>
      <w:bookmarkStart w:colFirst="0" w:colLast="0" w:name="_heading=h.4k668n3" w:id="34"/>
      <w:bookmarkEnd w:id="34"/>
      <w:r w:rsidDel="00000000" w:rsidR="00000000" w:rsidRPr="00000000">
        <w:rPr>
          <w:rtl w:val="0"/>
        </w:rPr>
        <w:t xml:space="preserve">Appendix</w:t>
      </w:r>
    </w:p>
    <w:tbl>
      <w:tblPr>
        <w:tblStyle w:val="Table12"/>
        <w:tblW w:w="8642.0" w:type="dxa"/>
        <w:jc w:val="left"/>
        <w:tblLayout w:type="fixed"/>
        <w:tblLook w:val="0400"/>
      </w:tblPr>
      <w:tblGrid>
        <w:gridCol w:w="494"/>
        <w:gridCol w:w="5035"/>
        <w:gridCol w:w="1129"/>
        <w:gridCol w:w="1134"/>
        <w:gridCol w:w="850"/>
        <w:tblGridChange w:id="0">
          <w:tblGrid>
            <w:gridCol w:w="494"/>
            <w:gridCol w:w="5035"/>
            <w:gridCol w:w="1129"/>
            <w:gridCol w:w="1134"/>
            <w:gridCol w:w="850"/>
          </w:tblGrid>
        </w:tblGridChange>
      </w:tblGrid>
      <w:tr>
        <w:trPr>
          <w:cantSplit w:val="0"/>
          <w:trHeight w:val="312" w:hRule="atLeast"/>
          <w:tblHeader w:val="0"/>
        </w:trPr>
        <w:tc>
          <w:tcPr>
            <w:tcBorders>
              <w:top w:color="000000" w:space="0" w:sz="4" w:val="single"/>
              <w:bottom w:color="000000" w:space="0" w:sz="4" w:val="single"/>
            </w:tcBorders>
            <w:shd w:fill="auto" w:val="clear"/>
            <w:vAlign w:val="center"/>
          </w:tcPr>
          <w:p w:rsidR="00000000" w:rsidDel="00000000" w:rsidP="00000000" w:rsidRDefault="00000000" w:rsidRPr="00000000" w14:paraId="00000512">
            <w:pPr>
              <w:spacing w:after="120" w:line="240" w:lineRule="auto"/>
              <w:ind w:firstLine="0"/>
              <w:jc w:val="left"/>
              <w:rPr>
                <w:color w:val="000000"/>
                <w:sz w:val="20"/>
                <w:szCs w:val="20"/>
              </w:rPr>
            </w:pPr>
            <w:r w:rsidDel="00000000" w:rsidR="00000000" w:rsidRPr="00000000">
              <w:rPr>
                <w:color w:val="000000"/>
                <w:sz w:val="20"/>
                <w:szCs w:val="20"/>
                <w:rtl w:val="0"/>
              </w:rPr>
              <w:t xml:space="preserve">No.</w:t>
            </w:r>
          </w:p>
        </w:tc>
        <w:tc>
          <w:tcPr>
            <w:tcBorders>
              <w:top w:color="000000" w:space="0" w:sz="4" w:val="single"/>
              <w:bottom w:color="000000" w:space="0" w:sz="4" w:val="single"/>
            </w:tcBorders>
            <w:shd w:fill="auto" w:val="clear"/>
            <w:vAlign w:val="center"/>
          </w:tcPr>
          <w:p w:rsidR="00000000" w:rsidDel="00000000" w:rsidP="00000000" w:rsidRDefault="00000000" w:rsidRPr="00000000" w14:paraId="00000513">
            <w:pPr>
              <w:spacing w:after="120" w:line="240" w:lineRule="auto"/>
              <w:ind w:firstLine="0"/>
              <w:jc w:val="left"/>
              <w:rPr>
                <w:color w:val="000000"/>
                <w:sz w:val="20"/>
                <w:szCs w:val="20"/>
              </w:rPr>
            </w:pPr>
            <w:r w:rsidDel="00000000" w:rsidR="00000000" w:rsidRPr="00000000">
              <w:rPr>
                <w:color w:val="000000"/>
                <w:sz w:val="20"/>
                <w:szCs w:val="20"/>
                <w:rtl w:val="0"/>
              </w:rPr>
              <w:t xml:space="preserve">Metric</w:t>
            </w:r>
          </w:p>
        </w:tc>
        <w:tc>
          <w:tcPr>
            <w:tcBorders>
              <w:top w:color="000000" w:space="0" w:sz="4" w:val="single"/>
              <w:bottom w:color="000000" w:space="0" w:sz="4" w:val="single"/>
            </w:tcBorders>
            <w:shd w:fill="auto" w:val="clear"/>
            <w:vAlign w:val="center"/>
          </w:tcPr>
          <w:p w:rsidR="00000000" w:rsidDel="00000000" w:rsidP="00000000" w:rsidRDefault="00000000" w:rsidRPr="00000000" w14:paraId="00000514">
            <w:pPr>
              <w:spacing w:after="120" w:line="240" w:lineRule="auto"/>
              <w:ind w:firstLine="0"/>
              <w:jc w:val="left"/>
              <w:rPr>
                <w:color w:val="000000"/>
                <w:sz w:val="20"/>
                <w:szCs w:val="20"/>
              </w:rPr>
            </w:pPr>
            <w:r w:rsidDel="00000000" w:rsidR="00000000" w:rsidRPr="00000000">
              <w:rPr>
                <w:color w:val="000000"/>
                <w:sz w:val="20"/>
                <w:szCs w:val="20"/>
                <w:rtl w:val="0"/>
              </w:rPr>
              <w:t xml:space="preserve">Units</w:t>
            </w:r>
          </w:p>
        </w:tc>
        <w:tc>
          <w:tcPr>
            <w:tcBorders>
              <w:top w:color="000000" w:space="0" w:sz="4" w:val="single"/>
              <w:bottom w:color="000000" w:space="0" w:sz="4" w:val="single"/>
            </w:tcBorders>
            <w:shd w:fill="auto" w:val="clear"/>
            <w:vAlign w:val="center"/>
          </w:tcPr>
          <w:p w:rsidR="00000000" w:rsidDel="00000000" w:rsidP="00000000" w:rsidRDefault="00000000" w:rsidRPr="00000000" w14:paraId="00000515">
            <w:pPr>
              <w:spacing w:after="120" w:line="240" w:lineRule="auto"/>
              <w:ind w:firstLine="0"/>
              <w:jc w:val="left"/>
              <w:rPr>
                <w:color w:val="000000"/>
                <w:sz w:val="20"/>
                <w:szCs w:val="20"/>
              </w:rPr>
            </w:pPr>
            <w:r w:rsidDel="00000000" w:rsidR="00000000" w:rsidRPr="00000000">
              <w:rPr>
                <w:color w:val="000000"/>
                <w:sz w:val="20"/>
                <w:szCs w:val="20"/>
                <w:rtl w:val="0"/>
              </w:rPr>
              <w:t xml:space="preserve">Marginal</w:t>
            </w:r>
          </w:p>
        </w:tc>
        <w:tc>
          <w:tcPr>
            <w:tcBorders>
              <w:top w:color="000000" w:space="0" w:sz="4" w:val="single"/>
              <w:bottom w:color="000000" w:space="0" w:sz="4" w:val="single"/>
            </w:tcBorders>
            <w:shd w:fill="auto" w:val="clear"/>
            <w:vAlign w:val="center"/>
          </w:tcPr>
          <w:p w:rsidR="00000000" w:rsidDel="00000000" w:rsidP="00000000" w:rsidRDefault="00000000" w:rsidRPr="00000000" w14:paraId="00000516">
            <w:pPr>
              <w:spacing w:after="120" w:line="240" w:lineRule="auto"/>
              <w:ind w:firstLine="0"/>
              <w:jc w:val="left"/>
              <w:rPr>
                <w:color w:val="000000"/>
                <w:sz w:val="20"/>
                <w:szCs w:val="20"/>
              </w:rPr>
            </w:pPr>
            <w:r w:rsidDel="00000000" w:rsidR="00000000" w:rsidRPr="00000000">
              <w:rPr>
                <w:color w:val="000000"/>
                <w:sz w:val="20"/>
                <w:szCs w:val="20"/>
                <w:rtl w:val="0"/>
              </w:rPr>
              <w:t xml:space="preserve">Ideal </w:t>
            </w:r>
          </w:p>
        </w:tc>
      </w:tr>
      <w:tr>
        <w:trPr>
          <w:cantSplit w:val="0"/>
          <w:trHeight w:val="312" w:hRule="atLeast"/>
          <w:tblHeader w:val="0"/>
        </w:trPr>
        <w:tc>
          <w:tcPr>
            <w:tcBorders>
              <w:top w:color="000000" w:space="0" w:sz="4" w:val="single"/>
            </w:tcBorders>
            <w:shd w:fill="auto" w:val="clear"/>
          </w:tcPr>
          <w:p w:rsidR="00000000" w:rsidDel="00000000" w:rsidP="00000000" w:rsidRDefault="00000000" w:rsidRPr="00000000" w14:paraId="00000517">
            <w:pPr>
              <w:spacing w:after="0" w:line="240" w:lineRule="auto"/>
              <w:ind w:firstLine="0"/>
              <w:jc w:val="left"/>
              <w:rPr>
                <w:color w:val="000000"/>
                <w:sz w:val="20"/>
                <w:szCs w:val="20"/>
              </w:rPr>
            </w:pPr>
            <w:r w:rsidDel="00000000" w:rsidR="00000000" w:rsidRPr="00000000">
              <w:rPr>
                <w:color w:val="000000"/>
                <w:sz w:val="20"/>
                <w:szCs w:val="20"/>
                <w:rtl w:val="0"/>
              </w:rPr>
              <w:t xml:space="preserve">1</w:t>
            </w:r>
          </w:p>
        </w:tc>
        <w:tc>
          <w:tcPr>
            <w:tcBorders>
              <w:top w:color="000000" w:space="0" w:sz="4" w:val="single"/>
            </w:tcBorders>
            <w:shd w:fill="auto" w:val="clear"/>
          </w:tcPr>
          <w:p w:rsidR="00000000" w:rsidDel="00000000" w:rsidP="00000000" w:rsidRDefault="00000000" w:rsidRPr="00000000" w14:paraId="00000518">
            <w:pPr>
              <w:spacing w:after="0" w:line="240" w:lineRule="auto"/>
              <w:ind w:firstLine="0"/>
              <w:jc w:val="left"/>
              <w:rPr>
                <w:color w:val="000000"/>
                <w:sz w:val="20"/>
                <w:szCs w:val="20"/>
              </w:rPr>
            </w:pPr>
            <w:r w:rsidDel="00000000" w:rsidR="00000000" w:rsidRPr="00000000">
              <w:rPr>
                <w:color w:val="000000"/>
                <w:sz w:val="20"/>
                <w:szCs w:val="20"/>
                <w:rtl w:val="0"/>
              </w:rPr>
              <w:t xml:space="preserve">Young Modulus of steel parts</w:t>
            </w:r>
          </w:p>
        </w:tc>
        <w:tc>
          <w:tcPr>
            <w:tcBorders>
              <w:top w:color="000000" w:space="0" w:sz="4" w:val="single"/>
            </w:tcBorders>
            <w:shd w:fill="auto" w:val="clear"/>
          </w:tcPr>
          <w:p w:rsidR="00000000" w:rsidDel="00000000" w:rsidP="00000000" w:rsidRDefault="00000000" w:rsidRPr="00000000" w14:paraId="00000519">
            <w:pPr>
              <w:spacing w:after="0" w:line="240" w:lineRule="auto"/>
              <w:ind w:firstLine="0"/>
              <w:jc w:val="left"/>
              <w:rPr>
                <w:color w:val="000000"/>
                <w:sz w:val="20"/>
                <w:szCs w:val="20"/>
              </w:rPr>
            </w:pPr>
            <w:r w:rsidDel="00000000" w:rsidR="00000000" w:rsidRPr="00000000">
              <w:rPr>
                <w:color w:val="000000"/>
                <w:sz w:val="20"/>
                <w:szCs w:val="20"/>
                <w:rtl w:val="0"/>
              </w:rPr>
              <w:t xml:space="preserve">Pa</w:t>
            </w:r>
          </w:p>
        </w:tc>
        <w:tc>
          <w:tcPr>
            <w:tcBorders>
              <w:top w:color="000000" w:space="0" w:sz="4" w:val="single"/>
            </w:tcBorders>
            <w:shd w:fill="auto" w:val="clear"/>
          </w:tcPr>
          <w:p w:rsidR="00000000" w:rsidDel="00000000" w:rsidP="00000000" w:rsidRDefault="00000000" w:rsidRPr="00000000" w14:paraId="0000051A">
            <w:pPr>
              <w:spacing w:after="0" w:line="240" w:lineRule="auto"/>
              <w:ind w:firstLine="0"/>
              <w:jc w:val="left"/>
              <w:rPr>
                <w:color w:val="000000"/>
                <w:sz w:val="20"/>
                <w:szCs w:val="20"/>
              </w:rPr>
            </w:pPr>
            <w:r w:rsidDel="00000000" w:rsidR="00000000" w:rsidRPr="00000000">
              <w:rPr>
                <w:color w:val="000000"/>
                <w:sz w:val="20"/>
                <w:szCs w:val="20"/>
                <w:rtl w:val="0"/>
              </w:rPr>
              <w:t xml:space="preserve">&gt; 180</w:t>
            </w:r>
          </w:p>
        </w:tc>
        <w:tc>
          <w:tcPr>
            <w:tcBorders>
              <w:top w:color="000000" w:space="0" w:sz="4" w:val="single"/>
            </w:tcBorders>
            <w:shd w:fill="auto" w:val="clear"/>
          </w:tcPr>
          <w:p w:rsidR="00000000" w:rsidDel="00000000" w:rsidP="00000000" w:rsidRDefault="00000000" w:rsidRPr="00000000" w14:paraId="0000051B">
            <w:pPr>
              <w:spacing w:after="0" w:line="240" w:lineRule="auto"/>
              <w:ind w:firstLine="0"/>
              <w:jc w:val="left"/>
              <w:rPr>
                <w:color w:val="000000"/>
                <w:sz w:val="20"/>
                <w:szCs w:val="20"/>
              </w:rPr>
            </w:pPr>
            <w:r w:rsidDel="00000000" w:rsidR="00000000" w:rsidRPr="00000000">
              <w:rPr>
                <w:color w:val="000000"/>
                <w:sz w:val="20"/>
                <w:szCs w:val="20"/>
                <w:rtl w:val="0"/>
              </w:rPr>
              <w:t xml:space="preserve">~ 200</w:t>
            </w:r>
          </w:p>
        </w:tc>
      </w:tr>
      <w:tr>
        <w:trPr>
          <w:cantSplit w:val="0"/>
          <w:trHeight w:val="312" w:hRule="atLeast"/>
          <w:tblHeader w:val="0"/>
        </w:trPr>
        <w:tc>
          <w:tcPr>
            <w:shd w:fill="auto" w:val="clear"/>
          </w:tcPr>
          <w:p w:rsidR="00000000" w:rsidDel="00000000" w:rsidP="00000000" w:rsidRDefault="00000000" w:rsidRPr="00000000" w14:paraId="0000051C">
            <w:pPr>
              <w:spacing w:after="0" w:line="240" w:lineRule="auto"/>
              <w:ind w:firstLine="0"/>
              <w:jc w:val="left"/>
              <w:rPr>
                <w:color w:val="000000"/>
                <w:sz w:val="20"/>
                <w:szCs w:val="20"/>
              </w:rPr>
            </w:pPr>
            <w:r w:rsidDel="00000000" w:rsidR="00000000" w:rsidRPr="00000000">
              <w:rPr>
                <w:color w:val="000000"/>
                <w:sz w:val="20"/>
                <w:szCs w:val="20"/>
                <w:rtl w:val="0"/>
              </w:rPr>
              <w:t xml:space="preserve">2</w:t>
            </w:r>
          </w:p>
        </w:tc>
        <w:tc>
          <w:tcPr>
            <w:shd w:fill="auto" w:val="clear"/>
          </w:tcPr>
          <w:p w:rsidR="00000000" w:rsidDel="00000000" w:rsidP="00000000" w:rsidRDefault="00000000" w:rsidRPr="00000000" w14:paraId="0000051D">
            <w:pPr>
              <w:spacing w:after="0" w:line="240" w:lineRule="auto"/>
              <w:ind w:firstLine="0"/>
              <w:jc w:val="left"/>
              <w:rPr>
                <w:color w:val="000000"/>
                <w:sz w:val="20"/>
                <w:szCs w:val="20"/>
              </w:rPr>
            </w:pPr>
            <w:r w:rsidDel="00000000" w:rsidR="00000000" w:rsidRPr="00000000">
              <w:rPr>
                <w:color w:val="000000"/>
                <w:sz w:val="20"/>
                <w:szCs w:val="20"/>
                <w:rtl w:val="0"/>
              </w:rPr>
              <w:t xml:space="preserve">Stability / Balance upon use cycle</w:t>
            </w:r>
          </w:p>
        </w:tc>
        <w:tc>
          <w:tcPr>
            <w:shd w:fill="auto" w:val="clear"/>
          </w:tcPr>
          <w:p w:rsidR="00000000" w:rsidDel="00000000" w:rsidP="00000000" w:rsidRDefault="00000000" w:rsidRPr="00000000" w14:paraId="0000051E">
            <w:pPr>
              <w:spacing w:after="0" w:line="240" w:lineRule="auto"/>
              <w:ind w:firstLine="0"/>
              <w:jc w:val="left"/>
              <w:rPr>
                <w:color w:val="000000"/>
                <w:sz w:val="20"/>
                <w:szCs w:val="20"/>
              </w:rPr>
            </w:pPr>
            <w:r w:rsidDel="00000000" w:rsidR="00000000" w:rsidRPr="00000000">
              <w:rPr>
                <w:color w:val="000000"/>
                <w:sz w:val="20"/>
                <w:szCs w:val="20"/>
                <w:rtl w:val="0"/>
              </w:rPr>
              <w:t xml:space="preserve">Subj.</w:t>
            </w:r>
          </w:p>
        </w:tc>
        <w:tc>
          <w:tcPr>
            <w:shd w:fill="auto" w:val="clear"/>
          </w:tcPr>
          <w:p w:rsidR="00000000" w:rsidDel="00000000" w:rsidP="00000000" w:rsidRDefault="00000000" w:rsidRPr="00000000" w14:paraId="0000051F">
            <w:pPr>
              <w:spacing w:after="0" w:line="240" w:lineRule="auto"/>
              <w:ind w:firstLine="0"/>
              <w:jc w:val="left"/>
              <w:rPr>
                <w:color w:val="000000"/>
                <w:sz w:val="20"/>
                <w:szCs w:val="20"/>
              </w:rPr>
            </w:pPr>
            <w:r w:rsidDel="00000000" w:rsidR="00000000" w:rsidRPr="00000000">
              <w:rPr>
                <w:color w:val="000000"/>
                <w:sz w:val="20"/>
                <w:szCs w:val="20"/>
                <w:rtl w:val="0"/>
              </w:rPr>
              <w:t xml:space="preserve">&gt; 3</w:t>
            </w:r>
          </w:p>
        </w:tc>
        <w:tc>
          <w:tcPr>
            <w:shd w:fill="auto" w:val="clear"/>
          </w:tcPr>
          <w:p w:rsidR="00000000" w:rsidDel="00000000" w:rsidP="00000000" w:rsidRDefault="00000000" w:rsidRPr="00000000" w14:paraId="00000520">
            <w:pPr>
              <w:spacing w:after="0" w:line="240" w:lineRule="auto"/>
              <w:ind w:firstLine="0"/>
              <w:jc w:val="left"/>
              <w:rPr>
                <w:color w:val="000000"/>
                <w:sz w:val="20"/>
                <w:szCs w:val="20"/>
              </w:rPr>
            </w:pPr>
            <w:r w:rsidDel="00000000" w:rsidR="00000000" w:rsidRPr="00000000">
              <w:rPr>
                <w:color w:val="000000"/>
                <w:sz w:val="20"/>
                <w:szCs w:val="20"/>
                <w:rtl w:val="0"/>
              </w:rPr>
              <w:t xml:space="preserve">5</w:t>
            </w:r>
          </w:p>
        </w:tc>
      </w:tr>
      <w:tr>
        <w:trPr>
          <w:cantSplit w:val="0"/>
          <w:trHeight w:val="312" w:hRule="atLeast"/>
          <w:tblHeader w:val="0"/>
        </w:trPr>
        <w:tc>
          <w:tcPr>
            <w:shd w:fill="auto" w:val="clear"/>
          </w:tcPr>
          <w:p w:rsidR="00000000" w:rsidDel="00000000" w:rsidP="00000000" w:rsidRDefault="00000000" w:rsidRPr="00000000" w14:paraId="00000521">
            <w:pPr>
              <w:spacing w:after="0" w:line="240" w:lineRule="auto"/>
              <w:ind w:firstLine="0"/>
              <w:jc w:val="left"/>
              <w:rPr>
                <w:color w:val="000000"/>
                <w:sz w:val="20"/>
                <w:szCs w:val="20"/>
              </w:rPr>
            </w:pPr>
            <w:r w:rsidDel="00000000" w:rsidR="00000000" w:rsidRPr="00000000">
              <w:rPr>
                <w:color w:val="000000"/>
                <w:sz w:val="20"/>
                <w:szCs w:val="20"/>
                <w:rtl w:val="0"/>
              </w:rPr>
              <w:t xml:space="preserve">3</w:t>
            </w:r>
          </w:p>
        </w:tc>
        <w:tc>
          <w:tcPr>
            <w:shd w:fill="auto" w:val="clear"/>
          </w:tcPr>
          <w:p w:rsidR="00000000" w:rsidDel="00000000" w:rsidP="00000000" w:rsidRDefault="00000000" w:rsidRPr="00000000" w14:paraId="00000522">
            <w:pPr>
              <w:spacing w:after="0" w:line="240" w:lineRule="auto"/>
              <w:ind w:firstLine="0"/>
              <w:jc w:val="left"/>
              <w:rPr>
                <w:color w:val="000000"/>
                <w:sz w:val="20"/>
                <w:szCs w:val="20"/>
              </w:rPr>
            </w:pPr>
            <w:r w:rsidDel="00000000" w:rsidR="00000000" w:rsidRPr="00000000">
              <w:rPr>
                <w:color w:val="000000"/>
                <w:sz w:val="20"/>
                <w:szCs w:val="20"/>
                <w:rtl w:val="0"/>
              </w:rPr>
              <w:t xml:space="preserve">Force needed to bring the system to fail</w:t>
            </w:r>
          </w:p>
        </w:tc>
        <w:tc>
          <w:tcPr>
            <w:shd w:fill="auto" w:val="clear"/>
          </w:tcPr>
          <w:p w:rsidR="00000000" w:rsidDel="00000000" w:rsidP="00000000" w:rsidRDefault="00000000" w:rsidRPr="00000000" w14:paraId="00000523">
            <w:pPr>
              <w:spacing w:after="0" w:line="240" w:lineRule="auto"/>
              <w:ind w:firstLine="0"/>
              <w:jc w:val="left"/>
              <w:rPr>
                <w:color w:val="000000"/>
                <w:sz w:val="20"/>
                <w:szCs w:val="20"/>
              </w:rPr>
            </w:pPr>
            <w:r w:rsidDel="00000000" w:rsidR="00000000" w:rsidRPr="00000000">
              <w:rPr>
                <w:color w:val="000000"/>
                <w:sz w:val="20"/>
                <w:szCs w:val="20"/>
                <w:rtl w:val="0"/>
              </w:rPr>
              <w:t xml:space="preserve">N</w:t>
            </w:r>
          </w:p>
        </w:tc>
        <w:tc>
          <w:tcPr>
            <w:shd w:fill="auto" w:val="clear"/>
          </w:tcPr>
          <w:p w:rsidR="00000000" w:rsidDel="00000000" w:rsidP="00000000" w:rsidRDefault="00000000" w:rsidRPr="00000000" w14:paraId="00000524">
            <w:pPr>
              <w:spacing w:after="0" w:line="240" w:lineRule="auto"/>
              <w:ind w:firstLine="0"/>
              <w:jc w:val="left"/>
              <w:rPr>
                <w:color w:val="000000"/>
                <w:sz w:val="20"/>
                <w:szCs w:val="20"/>
              </w:rPr>
            </w:pPr>
            <w:r w:rsidDel="00000000" w:rsidR="00000000" w:rsidRPr="00000000">
              <w:rPr>
                <w:color w:val="000000"/>
                <w:sz w:val="20"/>
                <w:szCs w:val="20"/>
                <w:rtl w:val="0"/>
              </w:rPr>
              <w:t xml:space="preserve">&gt; 250</w:t>
            </w:r>
          </w:p>
        </w:tc>
        <w:tc>
          <w:tcPr>
            <w:shd w:fill="auto" w:val="clear"/>
          </w:tcPr>
          <w:p w:rsidR="00000000" w:rsidDel="00000000" w:rsidP="00000000" w:rsidRDefault="00000000" w:rsidRPr="00000000" w14:paraId="00000525">
            <w:pPr>
              <w:spacing w:after="0" w:line="240" w:lineRule="auto"/>
              <w:ind w:firstLine="0"/>
              <w:jc w:val="left"/>
              <w:rPr>
                <w:color w:val="000000"/>
                <w:sz w:val="20"/>
                <w:szCs w:val="20"/>
              </w:rPr>
            </w:pPr>
            <w:r w:rsidDel="00000000" w:rsidR="00000000" w:rsidRPr="00000000">
              <w:rPr>
                <w:color w:val="000000"/>
                <w:sz w:val="20"/>
                <w:szCs w:val="20"/>
                <w:rtl w:val="0"/>
              </w:rPr>
              <w:t xml:space="preserve">400</w:t>
            </w:r>
          </w:p>
        </w:tc>
      </w:tr>
      <w:tr>
        <w:trPr>
          <w:cantSplit w:val="0"/>
          <w:trHeight w:val="312" w:hRule="atLeast"/>
          <w:tblHeader w:val="0"/>
        </w:trPr>
        <w:tc>
          <w:tcPr>
            <w:shd w:fill="auto" w:val="clear"/>
          </w:tcPr>
          <w:p w:rsidR="00000000" w:rsidDel="00000000" w:rsidP="00000000" w:rsidRDefault="00000000" w:rsidRPr="00000000" w14:paraId="00000526">
            <w:pPr>
              <w:spacing w:after="0" w:line="240" w:lineRule="auto"/>
              <w:ind w:firstLine="0"/>
              <w:jc w:val="left"/>
              <w:rPr>
                <w:color w:val="000000"/>
                <w:sz w:val="20"/>
                <w:szCs w:val="20"/>
              </w:rPr>
            </w:pPr>
            <w:r w:rsidDel="00000000" w:rsidR="00000000" w:rsidRPr="00000000">
              <w:rPr>
                <w:color w:val="000000"/>
                <w:sz w:val="20"/>
                <w:szCs w:val="20"/>
                <w:rtl w:val="0"/>
              </w:rPr>
              <w:t xml:space="preserve">4</w:t>
            </w:r>
          </w:p>
        </w:tc>
        <w:tc>
          <w:tcPr>
            <w:shd w:fill="auto" w:val="clear"/>
          </w:tcPr>
          <w:p w:rsidR="00000000" w:rsidDel="00000000" w:rsidP="00000000" w:rsidRDefault="00000000" w:rsidRPr="00000000" w14:paraId="00000527">
            <w:pPr>
              <w:spacing w:after="0" w:line="240" w:lineRule="auto"/>
              <w:ind w:firstLine="0"/>
              <w:jc w:val="left"/>
              <w:rPr>
                <w:color w:val="000000"/>
                <w:sz w:val="20"/>
                <w:szCs w:val="20"/>
              </w:rPr>
            </w:pPr>
            <w:r w:rsidDel="00000000" w:rsidR="00000000" w:rsidRPr="00000000">
              <w:rPr>
                <w:color w:val="000000"/>
                <w:sz w:val="20"/>
                <w:szCs w:val="20"/>
                <w:rtl w:val="0"/>
              </w:rPr>
              <w:t xml:space="preserve">Amount of parts exposed to stress</w:t>
            </w:r>
          </w:p>
        </w:tc>
        <w:tc>
          <w:tcPr>
            <w:shd w:fill="auto" w:val="clear"/>
          </w:tcPr>
          <w:p w:rsidR="00000000" w:rsidDel="00000000" w:rsidP="00000000" w:rsidRDefault="00000000" w:rsidRPr="00000000" w14:paraId="00000528">
            <w:pPr>
              <w:spacing w:after="0" w:line="240" w:lineRule="auto"/>
              <w:ind w:firstLine="0"/>
              <w:jc w:val="left"/>
              <w:rPr>
                <w:color w:val="000000"/>
                <w:sz w:val="20"/>
                <w:szCs w:val="20"/>
              </w:rPr>
            </w:pPr>
            <w:r w:rsidDel="00000000" w:rsidR="00000000" w:rsidRPr="00000000">
              <w:rPr>
                <w:color w:val="000000"/>
                <w:sz w:val="20"/>
                <w:szCs w:val="20"/>
                <w:rtl w:val="0"/>
              </w:rPr>
              <w:t xml:space="preserve"># </w:t>
            </w:r>
          </w:p>
        </w:tc>
        <w:tc>
          <w:tcPr>
            <w:shd w:fill="auto" w:val="clear"/>
          </w:tcPr>
          <w:p w:rsidR="00000000" w:rsidDel="00000000" w:rsidP="00000000" w:rsidRDefault="00000000" w:rsidRPr="00000000" w14:paraId="00000529">
            <w:pPr>
              <w:spacing w:after="0" w:line="240" w:lineRule="auto"/>
              <w:ind w:firstLine="0"/>
              <w:jc w:val="left"/>
              <w:rPr>
                <w:color w:val="000000"/>
                <w:sz w:val="20"/>
                <w:szCs w:val="20"/>
              </w:rPr>
            </w:pPr>
            <w:r w:rsidDel="00000000" w:rsidR="00000000" w:rsidRPr="00000000">
              <w:rPr>
                <w:color w:val="000000"/>
                <w:sz w:val="20"/>
                <w:szCs w:val="20"/>
                <w:rtl w:val="0"/>
              </w:rPr>
              <w:t xml:space="preserve">&lt; 8</w:t>
            </w:r>
          </w:p>
        </w:tc>
        <w:tc>
          <w:tcPr>
            <w:shd w:fill="auto" w:val="clear"/>
          </w:tcPr>
          <w:p w:rsidR="00000000" w:rsidDel="00000000" w:rsidP="00000000" w:rsidRDefault="00000000" w:rsidRPr="00000000" w14:paraId="0000052A">
            <w:pPr>
              <w:spacing w:after="0" w:line="240" w:lineRule="auto"/>
              <w:ind w:firstLine="0"/>
              <w:jc w:val="left"/>
              <w:rPr>
                <w:color w:val="000000"/>
                <w:sz w:val="20"/>
                <w:szCs w:val="20"/>
              </w:rPr>
            </w:pPr>
            <w:r w:rsidDel="00000000" w:rsidR="00000000" w:rsidRPr="00000000">
              <w:rPr>
                <w:color w:val="000000"/>
                <w:sz w:val="20"/>
                <w:szCs w:val="20"/>
                <w:rtl w:val="0"/>
              </w:rPr>
              <w:t xml:space="preserve">4</w:t>
            </w:r>
          </w:p>
        </w:tc>
      </w:tr>
      <w:tr>
        <w:trPr>
          <w:cantSplit w:val="0"/>
          <w:trHeight w:val="312" w:hRule="atLeast"/>
          <w:tblHeader w:val="0"/>
        </w:trPr>
        <w:tc>
          <w:tcPr>
            <w:shd w:fill="auto" w:val="clear"/>
          </w:tcPr>
          <w:p w:rsidR="00000000" w:rsidDel="00000000" w:rsidP="00000000" w:rsidRDefault="00000000" w:rsidRPr="00000000" w14:paraId="0000052B">
            <w:pPr>
              <w:spacing w:after="0" w:line="240" w:lineRule="auto"/>
              <w:ind w:firstLine="0"/>
              <w:jc w:val="left"/>
              <w:rPr>
                <w:color w:val="000000"/>
                <w:sz w:val="20"/>
                <w:szCs w:val="20"/>
              </w:rPr>
            </w:pPr>
            <w:r w:rsidDel="00000000" w:rsidR="00000000" w:rsidRPr="00000000">
              <w:rPr>
                <w:color w:val="000000"/>
                <w:sz w:val="20"/>
                <w:szCs w:val="20"/>
                <w:rtl w:val="0"/>
              </w:rPr>
              <w:t xml:space="preserve">5</w:t>
            </w:r>
          </w:p>
        </w:tc>
        <w:tc>
          <w:tcPr>
            <w:shd w:fill="auto" w:val="clear"/>
          </w:tcPr>
          <w:p w:rsidR="00000000" w:rsidDel="00000000" w:rsidP="00000000" w:rsidRDefault="00000000" w:rsidRPr="00000000" w14:paraId="0000052C">
            <w:pPr>
              <w:spacing w:after="0" w:line="240" w:lineRule="auto"/>
              <w:ind w:firstLine="0"/>
              <w:jc w:val="left"/>
              <w:rPr>
                <w:color w:val="000000"/>
                <w:sz w:val="20"/>
                <w:szCs w:val="20"/>
              </w:rPr>
            </w:pPr>
            <w:r w:rsidDel="00000000" w:rsidR="00000000" w:rsidRPr="00000000">
              <w:rPr>
                <w:color w:val="000000"/>
                <w:sz w:val="20"/>
                <w:szCs w:val="20"/>
                <w:rtl w:val="0"/>
              </w:rPr>
              <w:t xml:space="preserve">Percentage of corrosive parts</w:t>
            </w:r>
          </w:p>
        </w:tc>
        <w:tc>
          <w:tcPr>
            <w:shd w:fill="auto" w:val="clear"/>
          </w:tcPr>
          <w:p w:rsidR="00000000" w:rsidDel="00000000" w:rsidP="00000000" w:rsidRDefault="00000000" w:rsidRPr="00000000" w14:paraId="0000052D">
            <w:pPr>
              <w:spacing w:after="0" w:line="240" w:lineRule="auto"/>
              <w:ind w:firstLine="0"/>
              <w:jc w:val="left"/>
              <w:rPr>
                <w:color w:val="000000"/>
                <w:sz w:val="20"/>
                <w:szCs w:val="20"/>
              </w:rPr>
            </w:pPr>
            <w:r w:rsidDel="00000000" w:rsidR="00000000" w:rsidRPr="00000000">
              <w:rPr>
                <w:color w:val="000000"/>
                <w:sz w:val="20"/>
                <w:szCs w:val="20"/>
                <w:rtl w:val="0"/>
              </w:rPr>
              <w:t xml:space="preserve">%</w:t>
            </w:r>
          </w:p>
        </w:tc>
        <w:tc>
          <w:tcPr>
            <w:shd w:fill="auto" w:val="clear"/>
          </w:tcPr>
          <w:p w:rsidR="00000000" w:rsidDel="00000000" w:rsidP="00000000" w:rsidRDefault="00000000" w:rsidRPr="00000000" w14:paraId="0000052E">
            <w:pPr>
              <w:spacing w:after="0" w:line="240" w:lineRule="auto"/>
              <w:ind w:firstLine="0"/>
              <w:jc w:val="left"/>
              <w:rPr>
                <w:color w:val="000000"/>
                <w:sz w:val="20"/>
                <w:szCs w:val="20"/>
              </w:rPr>
            </w:pPr>
            <w:r w:rsidDel="00000000" w:rsidR="00000000" w:rsidRPr="00000000">
              <w:rPr>
                <w:color w:val="000000"/>
                <w:sz w:val="20"/>
                <w:szCs w:val="20"/>
                <w:rtl w:val="0"/>
              </w:rPr>
              <w:t xml:space="preserve">&lt; 10</w:t>
            </w:r>
          </w:p>
        </w:tc>
        <w:tc>
          <w:tcPr>
            <w:shd w:fill="auto" w:val="clear"/>
          </w:tcPr>
          <w:p w:rsidR="00000000" w:rsidDel="00000000" w:rsidP="00000000" w:rsidRDefault="00000000" w:rsidRPr="00000000" w14:paraId="0000052F">
            <w:pPr>
              <w:spacing w:after="0" w:line="240" w:lineRule="auto"/>
              <w:ind w:firstLine="0"/>
              <w:jc w:val="left"/>
              <w:rPr>
                <w:color w:val="000000"/>
                <w:sz w:val="20"/>
                <w:szCs w:val="20"/>
              </w:rPr>
            </w:pPr>
            <w:r w:rsidDel="00000000" w:rsidR="00000000" w:rsidRPr="00000000">
              <w:rPr>
                <w:color w:val="000000"/>
                <w:sz w:val="20"/>
                <w:szCs w:val="20"/>
                <w:rtl w:val="0"/>
              </w:rPr>
              <w:t xml:space="preserve">0</w:t>
            </w:r>
          </w:p>
        </w:tc>
      </w:tr>
      <w:tr>
        <w:trPr>
          <w:cantSplit w:val="0"/>
          <w:trHeight w:val="312" w:hRule="atLeast"/>
          <w:tblHeader w:val="0"/>
        </w:trPr>
        <w:tc>
          <w:tcPr>
            <w:shd w:fill="auto" w:val="clear"/>
          </w:tcPr>
          <w:p w:rsidR="00000000" w:rsidDel="00000000" w:rsidP="00000000" w:rsidRDefault="00000000" w:rsidRPr="00000000" w14:paraId="00000530">
            <w:pPr>
              <w:spacing w:after="0" w:line="240" w:lineRule="auto"/>
              <w:ind w:firstLine="0"/>
              <w:jc w:val="left"/>
              <w:rPr>
                <w:color w:val="000000"/>
                <w:sz w:val="20"/>
                <w:szCs w:val="20"/>
              </w:rPr>
            </w:pPr>
            <w:r w:rsidDel="00000000" w:rsidR="00000000" w:rsidRPr="00000000">
              <w:rPr>
                <w:color w:val="000000"/>
                <w:sz w:val="20"/>
                <w:szCs w:val="20"/>
                <w:rtl w:val="0"/>
              </w:rPr>
              <w:t xml:space="preserve">6</w:t>
            </w:r>
          </w:p>
        </w:tc>
        <w:tc>
          <w:tcPr>
            <w:shd w:fill="auto" w:val="clear"/>
          </w:tcPr>
          <w:p w:rsidR="00000000" w:rsidDel="00000000" w:rsidP="00000000" w:rsidRDefault="00000000" w:rsidRPr="00000000" w14:paraId="00000531">
            <w:pPr>
              <w:spacing w:after="0" w:line="240" w:lineRule="auto"/>
              <w:ind w:firstLine="0"/>
              <w:jc w:val="left"/>
              <w:rPr>
                <w:color w:val="000000"/>
                <w:sz w:val="20"/>
                <w:szCs w:val="20"/>
              </w:rPr>
            </w:pPr>
            <w:r w:rsidDel="00000000" w:rsidR="00000000" w:rsidRPr="00000000">
              <w:rPr>
                <w:color w:val="000000"/>
                <w:sz w:val="20"/>
                <w:szCs w:val="20"/>
                <w:rtl w:val="0"/>
              </w:rPr>
              <w:t xml:space="preserve">Corosity Resistance</w:t>
            </w:r>
          </w:p>
        </w:tc>
        <w:tc>
          <w:tcPr>
            <w:shd w:fill="auto" w:val="clear"/>
          </w:tcPr>
          <w:p w:rsidR="00000000" w:rsidDel="00000000" w:rsidP="00000000" w:rsidRDefault="00000000" w:rsidRPr="00000000" w14:paraId="00000532">
            <w:pPr>
              <w:spacing w:after="0" w:line="240" w:lineRule="auto"/>
              <w:ind w:firstLine="0"/>
              <w:jc w:val="left"/>
              <w:rPr>
                <w:color w:val="000000"/>
                <w:sz w:val="20"/>
                <w:szCs w:val="20"/>
              </w:rPr>
            </w:pPr>
            <w:r w:rsidDel="00000000" w:rsidR="00000000" w:rsidRPr="00000000">
              <w:rPr>
                <w:color w:val="000000"/>
                <w:sz w:val="20"/>
                <w:szCs w:val="20"/>
                <w:rtl w:val="0"/>
              </w:rPr>
              <w:t xml:space="preserve">mm/year</w:t>
            </w:r>
          </w:p>
        </w:tc>
        <w:tc>
          <w:tcPr>
            <w:shd w:fill="auto" w:val="clear"/>
          </w:tcPr>
          <w:p w:rsidR="00000000" w:rsidDel="00000000" w:rsidP="00000000" w:rsidRDefault="00000000" w:rsidRPr="00000000" w14:paraId="00000533">
            <w:pPr>
              <w:spacing w:after="0" w:line="240" w:lineRule="auto"/>
              <w:ind w:firstLine="0"/>
              <w:jc w:val="left"/>
              <w:rPr>
                <w:color w:val="000000"/>
                <w:sz w:val="20"/>
                <w:szCs w:val="20"/>
              </w:rPr>
            </w:pPr>
            <w:r w:rsidDel="00000000" w:rsidR="00000000" w:rsidRPr="00000000">
              <w:rPr>
                <w:color w:val="000000"/>
                <w:sz w:val="20"/>
                <w:szCs w:val="20"/>
                <w:rtl w:val="0"/>
              </w:rPr>
              <w:t xml:space="preserve">&lt; 0.5</w:t>
            </w:r>
          </w:p>
        </w:tc>
        <w:tc>
          <w:tcPr>
            <w:shd w:fill="auto" w:val="clear"/>
          </w:tcPr>
          <w:p w:rsidR="00000000" w:rsidDel="00000000" w:rsidP="00000000" w:rsidRDefault="00000000" w:rsidRPr="00000000" w14:paraId="00000534">
            <w:pPr>
              <w:spacing w:after="0" w:line="240" w:lineRule="auto"/>
              <w:ind w:firstLine="0"/>
              <w:jc w:val="left"/>
              <w:rPr>
                <w:color w:val="000000"/>
                <w:sz w:val="20"/>
                <w:szCs w:val="20"/>
              </w:rPr>
            </w:pPr>
            <w:r w:rsidDel="00000000" w:rsidR="00000000" w:rsidRPr="00000000">
              <w:rPr>
                <w:color w:val="000000"/>
                <w:sz w:val="20"/>
                <w:szCs w:val="20"/>
                <w:rtl w:val="0"/>
              </w:rPr>
              <w:t xml:space="preserve">0</w:t>
            </w:r>
          </w:p>
        </w:tc>
      </w:tr>
      <w:tr>
        <w:trPr>
          <w:cantSplit w:val="0"/>
          <w:trHeight w:val="312" w:hRule="atLeast"/>
          <w:tblHeader w:val="0"/>
        </w:trPr>
        <w:tc>
          <w:tcPr>
            <w:shd w:fill="auto" w:val="clear"/>
          </w:tcPr>
          <w:p w:rsidR="00000000" w:rsidDel="00000000" w:rsidP="00000000" w:rsidRDefault="00000000" w:rsidRPr="00000000" w14:paraId="00000535">
            <w:pPr>
              <w:spacing w:after="0" w:line="240" w:lineRule="auto"/>
              <w:ind w:firstLine="0"/>
              <w:jc w:val="left"/>
              <w:rPr>
                <w:color w:val="000000"/>
                <w:sz w:val="20"/>
                <w:szCs w:val="20"/>
              </w:rPr>
            </w:pPr>
            <w:r w:rsidDel="00000000" w:rsidR="00000000" w:rsidRPr="00000000">
              <w:rPr>
                <w:color w:val="000000"/>
                <w:sz w:val="20"/>
                <w:szCs w:val="20"/>
                <w:rtl w:val="0"/>
              </w:rPr>
              <w:t xml:space="preserve">7</w:t>
            </w:r>
          </w:p>
        </w:tc>
        <w:tc>
          <w:tcPr>
            <w:shd w:fill="auto" w:val="clear"/>
          </w:tcPr>
          <w:p w:rsidR="00000000" w:rsidDel="00000000" w:rsidP="00000000" w:rsidRDefault="00000000" w:rsidRPr="00000000" w14:paraId="00000536">
            <w:pPr>
              <w:spacing w:after="0" w:line="240" w:lineRule="auto"/>
              <w:ind w:firstLine="0"/>
              <w:jc w:val="left"/>
              <w:rPr>
                <w:color w:val="000000"/>
                <w:sz w:val="20"/>
                <w:szCs w:val="20"/>
              </w:rPr>
            </w:pPr>
            <w:r w:rsidDel="00000000" w:rsidR="00000000" w:rsidRPr="00000000">
              <w:rPr>
                <w:color w:val="000000"/>
                <w:sz w:val="20"/>
                <w:szCs w:val="20"/>
                <w:rtl w:val="0"/>
              </w:rPr>
              <w:t xml:space="preserve">Time needed to replace essential parts</w:t>
            </w:r>
          </w:p>
        </w:tc>
        <w:tc>
          <w:tcPr>
            <w:shd w:fill="auto" w:val="clear"/>
          </w:tcPr>
          <w:p w:rsidR="00000000" w:rsidDel="00000000" w:rsidP="00000000" w:rsidRDefault="00000000" w:rsidRPr="00000000" w14:paraId="00000537">
            <w:pPr>
              <w:spacing w:after="0" w:line="240" w:lineRule="auto"/>
              <w:ind w:firstLine="0"/>
              <w:jc w:val="left"/>
              <w:rPr>
                <w:color w:val="000000"/>
                <w:sz w:val="20"/>
                <w:szCs w:val="20"/>
              </w:rPr>
            </w:pPr>
            <w:r w:rsidDel="00000000" w:rsidR="00000000" w:rsidRPr="00000000">
              <w:rPr>
                <w:color w:val="000000"/>
                <w:sz w:val="20"/>
                <w:szCs w:val="20"/>
                <w:rtl w:val="0"/>
              </w:rPr>
              <w:t xml:space="preserve">min</w:t>
            </w:r>
          </w:p>
        </w:tc>
        <w:tc>
          <w:tcPr>
            <w:shd w:fill="auto" w:val="clear"/>
          </w:tcPr>
          <w:p w:rsidR="00000000" w:rsidDel="00000000" w:rsidP="00000000" w:rsidRDefault="00000000" w:rsidRPr="00000000" w14:paraId="00000538">
            <w:pPr>
              <w:spacing w:after="0" w:line="240" w:lineRule="auto"/>
              <w:ind w:firstLine="0"/>
              <w:jc w:val="left"/>
              <w:rPr>
                <w:color w:val="000000"/>
                <w:sz w:val="20"/>
                <w:szCs w:val="20"/>
              </w:rPr>
            </w:pPr>
            <w:r w:rsidDel="00000000" w:rsidR="00000000" w:rsidRPr="00000000">
              <w:rPr>
                <w:color w:val="000000"/>
                <w:sz w:val="20"/>
                <w:szCs w:val="20"/>
                <w:rtl w:val="0"/>
              </w:rPr>
              <w:t xml:space="preserve">&lt; 30</w:t>
            </w:r>
          </w:p>
        </w:tc>
        <w:tc>
          <w:tcPr>
            <w:shd w:fill="auto" w:val="clear"/>
          </w:tcPr>
          <w:p w:rsidR="00000000" w:rsidDel="00000000" w:rsidP="00000000" w:rsidRDefault="00000000" w:rsidRPr="00000000" w14:paraId="00000539">
            <w:pPr>
              <w:spacing w:after="0" w:line="240" w:lineRule="auto"/>
              <w:ind w:firstLine="0"/>
              <w:jc w:val="left"/>
              <w:rPr>
                <w:color w:val="000000"/>
                <w:sz w:val="20"/>
                <w:szCs w:val="20"/>
              </w:rPr>
            </w:pPr>
            <w:r w:rsidDel="00000000" w:rsidR="00000000" w:rsidRPr="00000000">
              <w:rPr>
                <w:color w:val="000000"/>
                <w:sz w:val="20"/>
                <w:szCs w:val="20"/>
                <w:rtl w:val="0"/>
              </w:rPr>
              <w:t xml:space="preserve">20</w:t>
            </w:r>
          </w:p>
        </w:tc>
      </w:tr>
      <w:tr>
        <w:trPr>
          <w:cantSplit w:val="0"/>
          <w:trHeight w:val="312" w:hRule="atLeast"/>
          <w:tblHeader w:val="0"/>
        </w:trPr>
        <w:tc>
          <w:tcPr>
            <w:shd w:fill="auto" w:val="clear"/>
          </w:tcPr>
          <w:p w:rsidR="00000000" w:rsidDel="00000000" w:rsidP="00000000" w:rsidRDefault="00000000" w:rsidRPr="00000000" w14:paraId="0000053A">
            <w:pPr>
              <w:spacing w:after="0" w:line="240" w:lineRule="auto"/>
              <w:ind w:firstLine="0"/>
              <w:jc w:val="left"/>
              <w:rPr>
                <w:color w:val="000000"/>
                <w:sz w:val="20"/>
                <w:szCs w:val="20"/>
              </w:rPr>
            </w:pPr>
            <w:r w:rsidDel="00000000" w:rsidR="00000000" w:rsidRPr="00000000">
              <w:rPr>
                <w:color w:val="000000"/>
                <w:sz w:val="20"/>
                <w:szCs w:val="20"/>
                <w:rtl w:val="0"/>
              </w:rPr>
              <w:t xml:space="preserve">8</w:t>
            </w:r>
          </w:p>
        </w:tc>
        <w:tc>
          <w:tcPr>
            <w:shd w:fill="auto" w:val="clear"/>
          </w:tcPr>
          <w:p w:rsidR="00000000" w:rsidDel="00000000" w:rsidP="00000000" w:rsidRDefault="00000000" w:rsidRPr="00000000" w14:paraId="0000053B">
            <w:pPr>
              <w:spacing w:after="0" w:line="240" w:lineRule="auto"/>
              <w:ind w:firstLine="0"/>
              <w:jc w:val="left"/>
              <w:rPr>
                <w:color w:val="000000"/>
                <w:sz w:val="20"/>
                <w:szCs w:val="20"/>
              </w:rPr>
            </w:pPr>
            <w:r w:rsidDel="00000000" w:rsidR="00000000" w:rsidRPr="00000000">
              <w:rPr>
                <w:color w:val="000000"/>
                <w:sz w:val="20"/>
                <w:szCs w:val="20"/>
                <w:rtl w:val="0"/>
              </w:rPr>
              <w:t xml:space="preserve">Lifetime span of device</w:t>
            </w:r>
          </w:p>
        </w:tc>
        <w:tc>
          <w:tcPr>
            <w:shd w:fill="auto" w:val="clear"/>
          </w:tcPr>
          <w:p w:rsidR="00000000" w:rsidDel="00000000" w:rsidP="00000000" w:rsidRDefault="00000000" w:rsidRPr="00000000" w14:paraId="0000053C">
            <w:pPr>
              <w:spacing w:after="0" w:line="240" w:lineRule="auto"/>
              <w:ind w:firstLine="0"/>
              <w:jc w:val="left"/>
              <w:rPr>
                <w:color w:val="000000"/>
                <w:sz w:val="20"/>
                <w:szCs w:val="20"/>
              </w:rPr>
            </w:pPr>
            <w:r w:rsidDel="00000000" w:rsidR="00000000" w:rsidRPr="00000000">
              <w:rPr>
                <w:color w:val="000000"/>
                <w:sz w:val="20"/>
                <w:szCs w:val="20"/>
                <w:rtl w:val="0"/>
              </w:rPr>
              <w:t xml:space="preserve">years</w:t>
            </w:r>
          </w:p>
        </w:tc>
        <w:tc>
          <w:tcPr>
            <w:shd w:fill="auto" w:val="clear"/>
          </w:tcPr>
          <w:p w:rsidR="00000000" w:rsidDel="00000000" w:rsidP="00000000" w:rsidRDefault="00000000" w:rsidRPr="00000000" w14:paraId="0000053D">
            <w:pPr>
              <w:spacing w:after="0" w:line="240" w:lineRule="auto"/>
              <w:ind w:firstLine="0"/>
              <w:jc w:val="left"/>
              <w:rPr>
                <w:color w:val="000000"/>
                <w:sz w:val="20"/>
                <w:szCs w:val="20"/>
              </w:rPr>
            </w:pPr>
            <w:r w:rsidDel="00000000" w:rsidR="00000000" w:rsidRPr="00000000">
              <w:rPr>
                <w:color w:val="000000"/>
                <w:sz w:val="20"/>
                <w:szCs w:val="20"/>
                <w:rtl w:val="0"/>
              </w:rPr>
              <w:t xml:space="preserve">&gt; 2 </w:t>
            </w:r>
          </w:p>
        </w:tc>
        <w:tc>
          <w:tcPr>
            <w:shd w:fill="auto" w:val="clear"/>
          </w:tcPr>
          <w:p w:rsidR="00000000" w:rsidDel="00000000" w:rsidP="00000000" w:rsidRDefault="00000000" w:rsidRPr="00000000" w14:paraId="0000053E">
            <w:pPr>
              <w:spacing w:after="0" w:line="240" w:lineRule="auto"/>
              <w:ind w:firstLine="0"/>
              <w:jc w:val="left"/>
              <w:rPr>
                <w:color w:val="000000"/>
                <w:sz w:val="20"/>
                <w:szCs w:val="20"/>
              </w:rPr>
            </w:pPr>
            <w:r w:rsidDel="00000000" w:rsidR="00000000" w:rsidRPr="00000000">
              <w:rPr>
                <w:color w:val="000000"/>
                <w:sz w:val="20"/>
                <w:szCs w:val="20"/>
                <w:rtl w:val="0"/>
              </w:rPr>
              <w:t xml:space="preserve">4</w:t>
            </w:r>
          </w:p>
        </w:tc>
      </w:tr>
      <w:tr>
        <w:trPr>
          <w:cantSplit w:val="0"/>
          <w:trHeight w:val="312" w:hRule="atLeast"/>
          <w:tblHeader w:val="0"/>
        </w:trPr>
        <w:tc>
          <w:tcPr>
            <w:shd w:fill="auto" w:val="clear"/>
          </w:tcPr>
          <w:p w:rsidR="00000000" w:rsidDel="00000000" w:rsidP="00000000" w:rsidRDefault="00000000" w:rsidRPr="00000000" w14:paraId="0000053F">
            <w:pPr>
              <w:spacing w:after="0" w:line="240" w:lineRule="auto"/>
              <w:ind w:firstLine="0"/>
              <w:jc w:val="left"/>
              <w:rPr>
                <w:color w:val="000000"/>
                <w:sz w:val="20"/>
                <w:szCs w:val="20"/>
              </w:rPr>
            </w:pPr>
            <w:r w:rsidDel="00000000" w:rsidR="00000000" w:rsidRPr="00000000">
              <w:rPr>
                <w:color w:val="000000"/>
                <w:sz w:val="20"/>
                <w:szCs w:val="20"/>
                <w:rtl w:val="0"/>
              </w:rPr>
              <w:t xml:space="preserve">9</w:t>
            </w:r>
          </w:p>
        </w:tc>
        <w:tc>
          <w:tcPr>
            <w:shd w:fill="auto" w:val="clear"/>
          </w:tcPr>
          <w:p w:rsidR="00000000" w:rsidDel="00000000" w:rsidP="00000000" w:rsidRDefault="00000000" w:rsidRPr="00000000" w14:paraId="00000540">
            <w:pPr>
              <w:spacing w:after="0" w:line="240" w:lineRule="auto"/>
              <w:ind w:firstLine="0"/>
              <w:jc w:val="left"/>
              <w:rPr>
                <w:color w:val="000000"/>
                <w:sz w:val="20"/>
                <w:szCs w:val="20"/>
              </w:rPr>
            </w:pPr>
            <w:r w:rsidDel="00000000" w:rsidR="00000000" w:rsidRPr="00000000">
              <w:rPr>
                <w:color w:val="000000"/>
                <w:sz w:val="20"/>
                <w:szCs w:val="20"/>
                <w:rtl w:val="0"/>
              </w:rPr>
              <w:t xml:space="preserve">Windresistance / Inertia (windspeed without falling)</w:t>
            </w:r>
          </w:p>
        </w:tc>
        <w:tc>
          <w:tcPr>
            <w:shd w:fill="auto" w:val="clear"/>
          </w:tcPr>
          <w:p w:rsidR="00000000" w:rsidDel="00000000" w:rsidP="00000000" w:rsidRDefault="00000000" w:rsidRPr="00000000" w14:paraId="00000541">
            <w:pPr>
              <w:spacing w:after="0" w:line="240" w:lineRule="auto"/>
              <w:ind w:firstLine="0"/>
              <w:jc w:val="left"/>
              <w:rPr>
                <w:color w:val="000000"/>
                <w:sz w:val="20"/>
                <w:szCs w:val="20"/>
              </w:rPr>
            </w:pPr>
            <w:r w:rsidDel="00000000" w:rsidR="00000000" w:rsidRPr="00000000">
              <w:rPr>
                <w:color w:val="000000"/>
                <w:sz w:val="20"/>
                <w:szCs w:val="20"/>
                <w:rtl w:val="0"/>
              </w:rPr>
              <w:t xml:space="preserve">m/s</w:t>
            </w:r>
          </w:p>
        </w:tc>
        <w:tc>
          <w:tcPr>
            <w:shd w:fill="auto" w:val="clear"/>
          </w:tcPr>
          <w:p w:rsidR="00000000" w:rsidDel="00000000" w:rsidP="00000000" w:rsidRDefault="00000000" w:rsidRPr="00000000" w14:paraId="00000542">
            <w:pPr>
              <w:spacing w:after="0" w:line="240" w:lineRule="auto"/>
              <w:ind w:firstLine="0"/>
              <w:jc w:val="left"/>
              <w:rPr>
                <w:color w:val="000000"/>
                <w:sz w:val="20"/>
                <w:szCs w:val="20"/>
              </w:rPr>
            </w:pPr>
            <w:r w:rsidDel="00000000" w:rsidR="00000000" w:rsidRPr="00000000">
              <w:rPr>
                <w:color w:val="000000"/>
                <w:sz w:val="20"/>
                <w:szCs w:val="20"/>
                <w:rtl w:val="0"/>
              </w:rPr>
              <w:t xml:space="preserve">&gt; 20</w:t>
            </w:r>
          </w:p>
        </w:tc>
        <w:tc>
          <w:tcPr>
            <w:shd w:fill="auto" w:val="clear"/>
          </w:tcPr>
          <w:p w:rsidR="00000000" w:rsidDel="00000000" w:rsidP="00000000" w:rsidRDefault="00000000" w:rsidRPr="00000000" w14:paraId="00000543">
            <w:pPr>
              <w:spacing w:after="0" w:line="240" w:lineRule="auto"/>
              <w:ind w:firstLine="0"/>
              <w:jc w:val="left"/>
              <w:rPr>
                <w:color w:val="000000"/>
                <w:sz w:val="20"/>
                <w:szCs w:val="20"/>
              </w:rPr>
            </w:pPr>
            <w:r w:rsidDel="00000000" w:rsidR="00000000" w:rsidRPr="00000000">
              <w:rPr>
                <w:color w:val="000000"/>
                <w:sz w:val="20"/>
                <w:szCs w:val="20"/>
                <w:rtl w:val="0"/>
              </w:rPr>
              <w:t xml:space="preserve">25</w:t>
            </w:r>
          </w:p>
        </w:tc>
      </w:tr>
      <w:tr>
        <w:trPr>
          <w:cantSplit w:val="0"/>
          <w:trHeight w:val="312" w:hRule="atLeast"/>
          <w:tblHeader w:val="0"/>
        </w:trPr>
        <w:tc>
          <w:tcPr>
            <w:shd w:fill="auto" w:val="clear"/>
          </w:tcPr>
          <w:p w:rsidR="00000000" w:rsidDel="00000000" w:rsidP="00000000" w:rsidRDefault="00000000" w:rsidRPr="00000000" w14:paraId="00000544">
            <w:pPr>
              <w:spacing w:after="0" w:line="240" w:lineRule="auto"/>
              <w:ind w:firstLine="0"/>
              <w:jc w:val="left"/>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545">
            <w:pPr>
              <w:spacing w:after="0" w:line="240" w:lineRule="auto"/>
              <w:ind w:firstLine="0"/>
              <w:jc w:val="left"/>
              <w:rPr>
                <w:color w:val="000000"/>
                <w:sz w:val="20"/>
                <w:szCs w:val="20"/>
              </w:rPr>
            </w:pPr>
            <w:r w:rsidDel="00000000" w:rsidR="00000000" w:rsidRPr="00000000">
              <w:rPr>
                <w:color w:val="000000"/>
                <w:sz w:val="20"/>
                <w:szCs w:val="20"/>
                <w:rtl w:val="0"/>
              </w:rPr>
              <w:t xml:space="preserve">Displacement reached upon pushing gently</w:t>
            </w:r>
          </w:p>
        </w:tc>
        <w:tc>
          <w:tcPr>
            <w:shd w:fill="auto" w:val="clear"/>
          </w:tcPr>
          <w:p w:rsidR="00000000" w:rsidDel="00000000" w:rsidP="00000000" w:rsidRDefault="00000000" w:rsidRPr="00000000" w14:paraId="00000546">
            <w:pPr>
              <w:spacing w:after="0" w:line="240" w:lineRule="auto"/>
              <w:ind w:firstLine="0"/>
              <w:jc w:val="left"/>
              <w:rPr>
                <w:color w:val="000000"/>
                <w:sz w:val="20"/>
                <w:szCs w:val="20"/>
              </w:rPr>
            </w:pPr>
            <w:r w:rsidDel="00000000" w:rsidR="00000000" w:rsidRPr="00000000">
              <w:rPr>
                <w:color w:val="000000"/>
                <w:sz w:val="20"/>
                <w:szCs w:val="20"/>
                <w:rtl w:val="0"/>
              </w:rPr>
              <w:t xml:space="preserve">cm</w:t>
            </w:r>
          </w:p>
        </w:tc>
        <w:tc>
          <w:tcPr>
            <w:shd w:fill="auto" w:val="clear"/>
          </w:tcPr>
          <w:p w:rsidR="00000000" w:rsidDel="00000000" w:rsidP="00000000" w:rsidRDefault="00000000" w:rsidRPr="00000000" w14:paraId="00000547">
            <w:pPr>
              <w:spacing w:after="0" w:line="240" w:lineRule="auto"/>
              <w:ind w:firstLine="0"/>
              <w:jc w:val="left"/>
              <w:rPr>
                <w:color w:val="000000"/>
                <w:sz w:val="20"/>
                <w:szCs w:val="20"/>
              </w:rPr>
            </w:pPr>
            <w:r w:rsidDel="00000000" w:rsidR="00000000" w:rsidRPr="00000000">
              <w:rPr>
                <w:color w:val="000000"/>
                <w:sz w:val="20"/>
                <w:szCs w:val="20"/>
                <w:rtl w:val="0"/>
              </w:rPr>
              <w:t xml:space="preserve">&lt; 5</w:t>
            </w:r>
          </w:p>
        </w:tc>
        <w:tc>
          <w:tcPr>
            <w:shd w:fill="auto" w:val="clear"/>
          </w:tcPr>
          <w:p w:rsidR="00000000" w:rsidDel="00000000" w:rsidP="00000000" w:rsidRDefault="00000000" w:rsidRPr="00000000" w14:paraId="00000548">
            <w:pPr>
              <w:spacing w:after="0" w:line="240" w:lineRule="auto"/>
              <w:ind w:firstLine="0"/>
              <w:jc w:val="left"/>
              <w:rPr>
                <w:color w:val="000000"/>
                <w:sz w:val="20"/>
                <w:szCs w:val="20"/>
              </w:rPr>
            </w:pPr>
            <w:r w:rsidDel="00000000" w:rsidR="00000000" w:rsidRPr="00000000">
              <w:rPr>
                <w:color w:val="000000"/>
                <w:sz w:val="20"/>
                <w:szCs w:val="20"/>
                <w:rtl w:val="0"/>
              </w:rPr>
              <w:t xml:space="preserve">0</w:t>
            </w:r>
          </w:p>
        </w:tc>
      </w:tr>
      <w:tr>
        <w:trPr>
          <w:cantSplit w:val="0"/>
          <w:trHeight w:val="312" w:hRule="atLeast"/>
          <w:tblHeader w:val="0"/>
        </w:trPr>
        <w:tc>
          <w:tcPr>
            <w:shd w:fill="auto" w:val="clear"/>
          </w:tcPr>
          <w:p w:rsidR="00000000" w:rsidDel="00000000" w:rsidP="00000000" w:rsidRDefault="00000000" w:rsidRPr="00000000" w14:paraId="00000549">
            <w:pPr>
              <w:spacing w:after="0" w:line="240" w:lineRule="auto"/>
              <w:ind w:firstLine="0"/>
              <w:jc w:val="left"/>
              <w:rPr>
                <w:color w:val="000000"/>
                <w:sz w:val="20"/>
                <w:szCs w:val="20"/>
              </w:rPr>
            </w:pPr>
            <w:r w:rsidDel="00000000" w:rsidR="00000000" w:rsidRPr="00000000">
              <w:rPr>
                <w:color w:val="000000"/>
                <w:sz w:val="20"/>
                <w:szCs w:val="20"/>
                <w:rtl w:val="0"/>
              </w:rPr>
              <w:t xml:space="preserve">11</w:t>
            </w:r>
          </w:p>
        </w:tc>
        <w:tc>
          <w:tcPr>
            <w:shd w:fill="auto" w:val="clear"/>
          </w:tcPr>
          <w:p w:rsidR="00000000" w:rsidDel="00000000" w:rsidP="00000000" w:rsidRDefault="00000000" w:rsidRPr="00000000" w14:paraId="0000054A">
            <w:pPr>
              <w:spacing w:after="0" w:line="240" w:lineRule="auto"/>
              <w:ind w:firstLine="0"/>
              <w:jc w:val="left"/>
              <w:rPr>
                <w:color w:val="000000"/>
                <w:sz w:val="20"/>
                <w:szCs w:val="20"/>
              </w:rPr>
            </w:pPr>
            <w:r w:rsidDel="00000000" w:rsidR="00000000" w:rsidRPr="00000000">
              <w:rPr>
                <w:color w:val="000000"/>
                <w:sz w:val="20"/>
                <w:szCs w:val="20"/>
                <w:rtl w:val="0"/>
              </w:rPr>
              <w:t xml:space="preserve">No. of loose parts (incl. equipment)</w:t>
            </w:r>
          </w:p>
        </w:tc>
        <w:tc>
          <w:tcPr>
            <w:shd w:fill="auto" w:val="clear"/>
          </w:tcPr>
          <w:p w:rsidR="00000000" w:rsidDel="00000000" w:rsidP="00000000" w:rsidRDefault="00000000" w:rsidRPr="00000000" w14:paraId="0000054B">
            <w:pPr>
              <w:spacing w:after="0" w:line="240" w:lineRule="auto"/>
              <w:ind w:firstLine="0"/>
              <w:jc w:val="left"/>
              <w:rPr>
                <w:color w:val="000000"/>
                <w:sz w:val="20"/>
                <w:szCs w:val="20"/>
              </w:rPr>
            </w:pPr>
            <w:r w:rsidDel="00000000" w:rsidR="00000000" w:rsidRPr="00000000">
              <w:rPr>
                <w:color w:val="000000"/>
                <w:sz w:val="20"/>
                <w:szCs w:val="20"/>
                <w:rtl w:val="0"/>
              </w:rPr>
              <w:t xml:space="preserve"># </w:t>
            </w:r>
          </w:p>
        </w:tc>
        <w:tc>
          <w:tcPr>
            <w:shd w:fill="auto" w:val="clear"/>
          </w:tcPr>
          <w:p w:rsidR="00000000" w:rsidDel="00000000" w:rsidP="00000000" w:rsidRDefault="00000000" w:rsidRPr="00000000" w14:paraId="0000054C">
            <w:pPr>
              <w:spacing w:after="0" w:line="240" w:lineRule="auto"/>
              <w:ind w:firstLine="0"/>
              <w:jc w:val="left"/>
              <w:rPr>
                <w:color w:val="000000"/>
                <w:sz w:val="20"/>
                <w:szCs w:val="20"/>
              </w:rPr>
            </w:pPr>
            <w:r w:rsidDel="00000000" w:rsidR="00000000" w:rsidRPr="00000000">
              <w:rPr>
                <w:color w:val="000000"/>
                <w:sz w:val="20"/>
                <w:szCs w:val="20"/>
                <w:rtl w:val="0"/>
              </w:rPr>
              <w:t xml:space="preserve">&lt; 4</w:t>
            </w:r>
          </w:p>
        </w:tc>
        <w:tc>
          <w:tcPr>
            <w:shd w:fill="auto" w:val="clear"/>
          </w:tcPr>
          <w:p w:rsidR="00000000" w:rsidDel="00000000" w:rsidP="00000000" w:rsidRDefault="00000000" w:rsidRPr="00000000" w14:paraId="0000054D">
            <w:pPr>
              <w:spacing w:after="0" w:line="240" w:lineRule="auto"/>
              <w:ind w:firstLine="0"/>
              <w:jc w:val="left"/>
              <w:rPr>
                <w:color w:val="000000"/>
                <w:sz w:val="20"/>
                <w:szCs w:val="20"/>
              </w:rPr>
            </w:pPr>
            <w:r w:rsidDel="00000000" w:rsidR="00000000" w:rsidRPr="00000000">
              <w:rPr>
                <w:color w:val="000000"/>
                <w:sz w:val="20"/>
                <w:szCs w:val="20"/>
                <w:rtl w:val="0"/>
              </w:rPr>
              <w:t xml:space="preserve">0</w:t>
            </w:r>
          </w:p>
        </w:tc>
      </w:tr>
      <w:tr>
        <w:trPr>
          <w:cantSplit w:val="0"/>
          <w:trHeight w:val="312" w:hRule="atLeast"/>
          <w:tblHeader w:val="0"/>
        </w:trPr>
        <w:tc>
          <w:tcPr>
            <w:shd w:fill="auto" w:val="clear"/>
          </w:tcPr>
          <w:p w:rsidR="00000000" w:rsidDel="00000000" w:rsidP="00000000" w:rsidRDefault="00000000" w:rsidRPr="00000000" w14:paraId="0000054E">
            <w:pPr>
              <w:spacing w:after="0" w:line="240" w:lineRule="auto"/>
              <w:ind w:firstLine="0"/>
              <w:jc w:val="left"/>
              <w:rPr>
                <w:color w:val="000000"/>
                <w:sz w:val="20"/>
                <w:szCs w:val="20"/>
              </w:rPr>
            </w:pPr>
            <w:r w:rsidDel="00000000" w:rsidR="00000000" w:rsidRPr="00000000">
              <w:rPr>
                <w:color w:val="000000"/>
                <w:sz w:val="20"/>
                <w:szCs w:val="20"/>
                <w:rtl w:val="0"/>
              </w:rPr>
              <w:t xml:space="preserve">12</w:t>
            </w:r>
          </w:p>
        </w:tc>
        <w:tc>
          <w:tcPr>
            <w:shd w:fill="auto" w:val="clear"/>
          </w:tcPr>
          <w:p w:rsidR="00000000" w:rsidDel="00000000" w:rsidP="00000000" w:rsidRDefault="00000000" w:rsidRPr="00000000" w14:paraId="0000054F">
            <w:pPr>
              <w:spacing w:after="0" w:line="240" w:lineRule="auto"/>
              <w:ind w:firstLine="0"/>
              <w:jc w:val="left"/>
              <w:rPr>
                <w:color w:val="000000"/>
                <w:sz w:val="20"/>
                <w:szCs w:val="20"/>
              </w:rPr>
            </w:pPr>
            <w:r w:rsidDel="00000000" w:rsidR="00000000" w:rsidRPr="00000000">
              <w:rPr>
                <w:color w:val="000000"/>
                <w:sz w:val="20"/>
                <w:szCs w:val="20"/>
                <w:rtl w:val="0"/>
              </w:rPr>
              <w:t xml:space="preserve">No. of fixation points of complete device to ground</w:t>
            </w:r>
          </w:p>
        </w:tc>
        <w:tc>
          <w:tcPr>
            <w:shd w:fill="auto" w:val="clear"/>
          </w:tcPr>
          <w:p w:rsidR="00000000" w:rsidDel="00000000" w:rsidP="00000000" w:rsidRDefault="00000000" w:rsidRPr="00000000" w14:paraId="00000550">
            <w:pPr>
              <w:spacing w:after="0" w:line="240" w:lineRule="auto"/>
              <w:ind w:firstLine="0"/>
              <w:jc w:val="left"/>
              <w:rPr>
                <w:color w:val="000000"/>
                <w:sz w:val="20"/>
                <w:szCs w:val="20"/>
              </w:rPr>
            </w:pPr>
            <w:r w:rsidDel="00000000" w:rsidR="00000000" w:rsidRPr="00000000">
              <w:rPr>
                <w:color w:val="000000"/>
                <w:sz w:val="20"/>
                <w:szCs w:val="20"/>
                <w:rtl w:val="0"/>
              </w:rPr>
              <w:t xml:space="preserve"># </w:t>
            </w:r>
          </w:p>
        </w:tc>
        <w:tc>
          <w:tcPr>
            <w:shd w:fill="auto" w:val="clear"/>
          </w:tcPr>
          <w:p w:rsidR="00000000" w:rsidDel="00000000" w:rsidP="00000000" w:rsidRDefault="00000000" w:rsidRPr="00000000" w14:paraId="00000551">
            <w:pPr>
              <w:spacing w:after="0" w:line="240" w:lineRule="auto"/>
              <w:ind w:firstLine="0"/>
              <w:jc w:val="left"/>
              <w:rPr>
                <w:color w:val="000000"/>
                <w:sz w:val="20"/>
                <w:szCs w:val="20"/>
              </w:rPr>
            </w:pPr>
            <w:r w:rsidDel="00000000" w:rsidR="00000000" w:rsidRPr="00000000">
              <w:rPr>
                <w:color w:val="000000"/>
                <w:sz w:val="20"/>
                <w:szCs w:val="20"/>
                <w:rtl w:val="0"/>
              </w:rPr>
              <w:t xml:space="preserve">&gt; 4</w:t>
            </w:r>
          </w:p>
        </w:tc>
        <w:tc>
          <w:tcPr>
            <w:shd w:fill="auto" w:val="clear"/>
          </w:tcPr>
          <w:p w:rsidR="00000000" w:rsidDel="00000000" w:rsidP="00000000" w:rsidRDefault="00000000" w:rsidRPr="00000000" w14:paraId="00000552">
            <w:pPr>
              <w:spacing w:after="0" w:line="240" w:lineRule="auto"/>
              <w:ind w:firstLine="0"/>
              <w:jc w:val="left"/>
              <w:rPr>
                <w:color w:val="000000"/>
                <w:sz w:val="20"/>
                <w:szCs w:val="20"/>
              </w:rPr>
            </w:pPr>
            <w:r w:rsidDel="00000000" w:rsidR="00000000" w:rsidRPr="00000000">
              <w:rPr>
                <w:color w:val="000000"/>
                <w:sz w:val="20"/>
                <w:szCs w:val="20"/>
                <w:rtl w:val="0"/>
              </w:rPr>
              <w:t xml:space="preserve">8</w:t>
            </w:r>
          </w:p>
        </w:tc>
      </w:tr>
      <w:tr>
        <w:trPr>
          <w:cantSplit w:val="0"/>
          <w:trHeight w:val="312" w:hRule="atLeast"/>
          <w:tblHeader w:val="0"/>
        </w:trPr>
        <w:tc>
          <w:tcPr>
            <w:shd w:fill="auto" w:val="clear"/>
          </w:tcPr>
          <w:p w:rsidR="00000000" w:rsidDel="00000000" w:rsidP="00000000" w:rsidRDefault="00000000" w:rsidRPr="00000000" w14:paraId="00000553">
            <w:pPr>
              <w:spacing w:after="0" w:line="240" w:lineRule="auto"/>
              <w:ind w:firstLine="0"/>
              <w:jc w:val="left"/>
              <w:rPr>
                <w:color w:val="000000"/>
                <w:sz w:val="20"/>
                <w:szCs w:val="20"/>
              </w:rPr>
            </w:pPr>
            <w:r w:rsidDel="00000000" w:rsidR="00000000" w:rsidRPr="00000000">
              <w:rPr>
                <w:color w:val="000000"/>
                <w:sz w:val="20"/>
                <w:szCs w:val="20"/>
                <w:rtl w:val="0"/>
              </w:rPr>
              <w:t xml:space="preserve">13</w:t>
            </w:r>
          </w:p>
        </w:tc>
        <w:tc>
          <w:tcPr>
            <w:shd w:fill="auto" w:val="clear"/>
          </w:tcPr>
          <w:p w:rsidR="00000000" w:rsidDel="00000000" w:rsidP="00000000" w:rsidRDefault="00000000" w:rsidRPr="00000000" w14:paraId="00000554">
            <w:pPr>
              <w:spacing w:after="0" w:line="240" w:lineRule="auto"/>
              <w:ind w:firstLine="0"/>
              <w:jc w:val="left"/>
              <w:rPr>
                <w:color w:val="000000"/>
                <w:sz w:val="20"/>
                <w:szCs w:val="20"/>
              </w:rPr>
            </w:pPr>
            <w:r w:rsidDel="00000000" w:rsidR="00000000" w:rsidRPr="00000000">
              <w:rPr>
                <w:color w:val="000000"/>
                <w:sz w:val="20"/>
                <w:szCs w:val="20"/>
                <w:rtl w:val="0"/>
              </w:rPr>
              <w:t xml:space="preserve">Equipped material costs</w:t>
            </w:r>
          </w:p>
        </w:tc>
        <w:tc>
          <w:tcPr>
            <w:shd w:fill="auto" w:val="clear"/>
          </w:tcPr>
          <w:p w:rsidR="00000000" w:rsidDel="00000000" w:rsidP="00000000" w:rsidRDefault="00000000" w:rsidRPr="00000000" w14:paraId="00000555">
            <w:pPr>
              <w:spacing w:after="0" w:line="240" w:lineRule="auto"/>
              <w:ind w:firstLine="0"/>
              <w:jc w:val="left"/>
              <w:rPr>
                <w:color w:val="000000"/>
                <w:sz w:val="20"/>
                <w:szCs w:val="20"/>
              </w:rPr>
            </w:pPr>
            <w:r w:rsidDel="00000000" w:rsidR="00000000" w:rsidRPr="00000000">
              <w:rPr>
                <w:color w:val="000000"/>
                <w:sz w:val="20"/>
                <w:szCs w:val="20"/>
                <w:rtl w:val="0"/>
              </w:rPr>
              <w:t xml:space="preserve">CHF </w:t>
            </w:r>
          </w:p>
        </w:tc>
        <w:tc>
          <w:tcPr>
            <w:shd w:fill="auto" w:val="clear"/>
          </w:tcPr>
          <w:p w:rsidR="00000000" w:rsidDel="00000000" w:rsidP="00000000" w:rsidRDefault="00000000" w:rsidRPr="00000000" w14:paraId="00000556">
            <w:pPr>
              <w:spacing w:after="0" w:line="240" w:lineRule="auto"/>
              <w:ind w:firstLine="0"/>
              <w:jc w:val="left"/>
              <w:rPr>
                <w:color w:val="000000"/>
                <w:sz w:val="20"/>
                <w:szCs w:val="20"/>
              </w:rPr>
            </w:pPr>
            <w:r w:rsidDel="00000000" w:rsidR="00000000" w:rsidRPr="00000000">
              <w:rPr>
                <w:color w:val="000000"/>
                <w:sz w:val="20"/>
                <w:szCs w:val="20"/>
                <w:rtl w:val="0"/>
              </w:rPr>
              <w:t xml:space="preserve">&lt; 150</w:t>
            </w:r>
          </w:p>
        </w:tc>
        <w:tc>
          <w:tcPr>
            <w:shd w:fill="auto" w:val="clear"/>
          </w:tcPr>
          <w:p w:rsidR="00000000" w:rsidDel="00000000" w:rsidP="00000000" w:rsidRDefault="00000000" w:rsidRPr="00000000" w14:paraId="00000557">
            <w:pPr>
              <w:spacing w:after="0" w:line="240" w:lineRule="auto"/>
              <w:ind w:firstLine="0"/>
              <w:jc w:val="left"/>
              <w:rPr>
                <w:color w:val="000000"/>
                <w:sz w:val="20"/>
                <w:szCs w:val="20"/>
              </w:rPr>
            </w:pPr>
            <w:r w:rsidDel="00000000" w:rsidR="00000000" w:rsidRPr="00000000">
              <w:rPr>
                <w:color w:val="000000"/>
                <w:sz w:val="20"/>
                <w:szCs w:val="20"/>
                <w:rtl w:val="0"/>
              </w:rPr>
              <w:t xml:space="preserve">100</w:t>
            </w:r>
          </w:p>
        </w:tc>
      </w:tr>
      <w:tr>
        <w:trPr>
          <w:cantSplit w:val="0"/>
          <w:trHeight w:val="312" w:hRule="atLeast"/>
          <w:tblHeader w:val="0"/>
        </w:trPr>
        <w:tc>
          <w:tcPr>
            <w:shd w:fill="auto" w:val="clear"/>
          </w:tcPr>
          <w:p w:rsidR="00000000" w:rsidDel="00000000" w:rsidP="00000000" w:rsidRDefault="00000000" w:rsidRPr="00000000" w14:paraId="00000558">
            <w:pPr>
              <w:spacing w:after="0" w:line="240" w:lineRule="auto"/>
              <w:ind w:firstLine="0"/>
              <w:jc w:val="left"/>
              <w:rPr>
                <w:color w:val="000000"/>
                <w:sz w:val="20"/>
                <w:szCs w:val="20"/>
              </w:rPr>
            </w:pPr>
            <w:r w:rsidDel="00000000" w:rsidR="00000000" w:rsidRPr="00000000">
              <w:rPr>
                <w:color w:val="000000"/>
                <w:sz w:val="20"/>
                <w:szCs w:val="20"/>
                <w:rtl w:val="0"/>
              </w:rPr>
              <w:t xml:space="preserve">14</w:t>
            </w:r>
          </w:p>
        </w:tc>
        <w:tc>
          <w:tcPr>
            <w:shd w:fill="auto" w:val="clear"/>
          </w:tcPr>
          <w:p w:rsidR="00000000" w:rsidDel="00000000" w:rsidP="00000000" w:rsidRDefault="00000000" w:rsidRPr="00000000" w14:paraId="00000559">
            <w:pPr>
              <w:spacing w:after="0" w:line="240" w:lineRule="auto"/>
              <w:ind w:firstLine="0"/>
              <w:jc w:val="left"/>
              <w:rPr>
                <w:color w:val="000000"/>
                <w:sz w:val="20"/>
                <w:szCs w:val="20"/>
              </w:rPr>
            </w:pPr>
            <w:r w:rsidDel="00000000" w:rsidR="00000000" w:rsidRPr="00000000">
              <w:rPr>
                <w:color w:val="000000"/>
                <w:sz w:val="20"/>
                <w:szCs w:val="20"/>
                <w:rtl w:val="0"/>
              </w:rPr>
              <w:t xml:space="preserve">Percentage of visible contamination after cleaning</w:t>
            </w:r>
          </w:p>
        </w:tc>
        <w:tc>
          <w:tcPr>
            <w:shd w:fill="auto" w:val="clear"/>
          </w:tcPr>
          <w:p w:rsidR="00000000" w:rsidDel="00000000" w:rsidP="00000000" w:rsidRDefault="00000000" w:rsidRPr="00000000" w14:paraId="0000055A">
            <w:pPr>
              <w:spacing w:after="0" w:line="240" w:lineRule="auto"/>
              <w:ind w:firstLine="0"/>
              <w:jc w:val="left"/>
              <w:rPr>
                <w:color w:val="000000"/>
                <w:sz w:val="20"/>
                <w:szCs w:val="20"/>
              </w:rPr>
            </w:pPr>
            <w:r w:rsidDel="00000000" w:rsidR="00000000" w:rsidRPr="00000000">
              <w:rPr>
                <w:color w:val="000000"/>
                <w:sz w:val="20"/>
                <w:szCs w:val="20"/>
                <w:rtl w:val="0"/>
              </w:rPr>
              <w:t xml:space="preserve">%</w:t>
            </w:r>
          </w:p>
        </w:tc>
        <w:tc>
          <w:tcPr>
            <w:shd w:fill="auto" w:val="clear"/>
          </w:tcPr>
          <w:p w:rsidR="00000000" w:rsidDel="00000000" w:rsidP="00000000" w:rsidRDefault="00000000" w:rsidRPr="00000000" w14:paraId="0000055B">
            <w:pPr>
              <w:spacing w:after="0" w:line="240" w:lineRule="auto"/>
              <w:ind w:firstLine="0"/>
              <w:jc w:val="left"/>
              <w:rPr>
                <w:color w:val="000000"/>
                <w:sz w:val="20"/>
                <w:szCs w:val="20"/>
              </w:rPr>
            </w:pPr>
            <w:r w:rsidDel="00000000" w:rsidR="00000000" w:rsidRPr="00000000">
              <w:rPr>
                <w:color w:val="000000"/>
                <w:sz w:val="20"/>
                <w:szCs w:val="20"/>
                <w:rtl w:val="0"/>
              </w:rPr>
              <w:t xml:space="preserve">&lt; 20</w:t>
            </w:r>
          </w:p>
        </w:tc>
        <w:tc>
          <w:tcPr>
            <w:shd w:fill="auto" w:val="clear"/>
          </w:tcPr>
          <w:p w:rsidR="00000000" w:rsidDel="00000000" w:rsidP="00000000" w:rsidRDefault="00000000" w:rsidRPr="00000000" w14:paraId="0000055C">
            <w:pPr>
              <w:spacing w:after="0" w:line="240" w:lineRule="auto"/>
              <w:ind w:firstLine="0"/>
              <w:jc w:val="left"/>
              <w:rPr>
                <w:color w:val="000000"/>
                <w:sz w:val="20"/>
                <w:szCs w:val="20"/>
              </w:rPr>
            </w:pPr>
            <w:r w:rsidDel="00000000" w:rsidR="00000000" w:rsidRPr="00000000">
              <w:rPr>
                <w:color w:val="000000"/>
                <w:sz w:val="20"/>
                <w:szCs w:val="20"/>
                <w:rtl w:val="0"/>
              </w:rPr>
              <w:t xml:space="preserve">5</w:t>
            </w:r>
          </w:p>
        </w:tc>
      </w:tr>
      <w:tr>
        <w:trPr>
          <w:cantSplit w:val="0"/>
          <w:trHeight w:val="312" w:hRule="atLeast"/>
          <w:tblHeader w:val="0"/>
        </w:trPr>
        <w:tc>
          <w:tcPr>
            <w:shd w:fill="auto" w:val="clear"/>
          </w:tcPr>
          <w:p w:rsidR="00000000" w:rsidDel="00000000" w:rsidP="00000000" w:rsidRDefault="00000000" w:rsidRPr="00000000" w14:paraId="0000055D">
            <w:pPr>
              <w:spacing w:after="0" w:line="240" w:lineRule="auto"/>
              <w:ind w:firstLine="0"/>
              <w:jc w:val="left"/>
              <w:rPr>
                <w:color w:val="000000"/>
                <w:sz w:val="20"/>
                <w:szCs w:val="20"/>
              </w:rPr>
            </w:pPr>
            <w:r w:rsidDel="00000000" w:rsidR="00000000" w:rsidRPr="00000000">
              <w:rPr>
                <w:color w:val="000000"/>
                <w:sz w:val="20"/>
                <w:szCs w:val="20"/>
                <w:rtl w:val="0"/>
              </w:rPr>
              <w:t xml:space="preserve">15</w:t>
            </w:r>
          </w:p>
        </w:tc>
        <w:tc>
          <w:tcPr>
            <w:shd w:fill="auto" w:val="clear"/>
          </w:tcPr>
          <w:p w:rsidR="00000000" w:rsidDel="00000000" w:rsidP="00000000" w:rsidRDefault="00000000" w:rsidRPr="00000000" w14:paraId="0000055E">
            <w:pPr>
              <w:spacing w:after="0" w:line="240" w:lineRule="auto"/>
              <w:ind w:firstLine="0"/>
              <w:jc w:val="left"/>
              <w:rPr>
                <w:color w:val="000000"/>
                <w:sz w:val="20"/>
                <w:szCs w:val="20"/>
              </w:rPr>
            </w:pPr>
            <w:r w:rsidDel="00000000" w:rsidR="00000000" w:rsidRPr="00000000">
              <w:rPr>
                <w:color w:val="000000"/>
                <w:sz w:val="20"/>
                <w:szCs w:val="20"/>
                <w:rtl w:val="0"/>
              </w:rPr>
              <w:t xml:space="preserve">Bottle specific volume</w:t>
            </w:r>
          </w:p>
        </w:tc>
        <w:tc>
          <w:tcPr>
            <w:shd w:fill="auto" w:val="clear"/>
          </w:tcPr>
          <w:p w:rsidR="00000000" w:rsidDel="00000000" w:rsidP="00000000" w:rsidRDefault="00000000" w:rsidRPr="00000000" w14:paraId="0000055F">
            <w:pPr>
              <w:spacing w:after="0" w:line="240" w:lineRule="auto"/>
              <w:ind w:firstLine="0"/>
              <w:jc w:val="left"/>
              <w:rPr>
                <w:color w:val="000000"/>
                <w:sz w:val="20"/>
                <w:szCs w:val="20"/>
              </w:rPr>
            </w:pPr>
            <w:r w:rsidDel="00000000" w:rsidR="00000000" w:rsidRPr="00000000">
              <w:rPr>
                <w:color w:val="000000"/>
                <w:sz w:val="20"/>
                <w:szCs w:val="20"/>
                <w:rtl w:val="0"/>
              </w:rPr>
              <w:t xml:space="preserve">units / </w:t>
            </w:r>
            <m:oMath>
              <m:sSup>
                <m:sSupPr>
                  <m:ctrlPr>
                    <w:rPr>
                      <w:rFonts w:ascii="Cambria Math" w:cs="Cambria Math" w:eastAsia="Cambria Math" w:hAnsi="Cambria Math"/>
                      <w:sz w:val="20"/>
                      <w:szCs w:val="20"/>
                    </w:rPr>
                  </m:ctrlPr>
                </m:sSupPr>
                <m:e>
                  <m:r>
                    <w:rPr>
                      <w:rFonts w:ascii="Cambria Math" w:cs="Cambria Math" w:eastAsia="Cambria Math" w:hAnsi="Cambria Math"/>
                      <w:sz w:val="20"/>
                      <w:szCs w:val="20"/>
                    </w:rPr>
                    <m:t xml:space="preserve">m</m:t>
                  </m:r>
                </m:e>
                <m:sup>
                  <m:r>
                    <w:rPr>
                      <w:rFonts w:ascii="Cambria Math" w:cs="Cambria Math" w:eastAsia="Cambria Math" w:hAnsi="Cambria Math"/>
                      <w:sz w:val="20"/>
                      <w:szCs w:val="20"/>
                    </w:rPr>
                    <m:t xml:space="preserve">3</m:t>
                  </m:r>
                </m:sup>
              </m:sSup>
            </m:oMath>
            <w:r w:rsidDel="00000000" w:rsidR="00000000" w:rsidRPr="00000000">
              <w:rPr>
                <w:rtl w:val="0"/>
              </w:rPr>
            </w:r>
          </w:p>
        </w:tc>
        <w:tc>
          <w:tcPr>
            <w:shd w:fill="auto" w:val="clear"/>
          </w:tcPr>
          <w:p w:rsidR="00000000" w:rsidDel="00000000" w:rsidP="00000000" w:rsidRDefault="00000000" w:rsidRPr="00000000" w14:paraId="00000560">
            <w:pPr>
              <w:spacing w:after="0" w:line="240" w:lineRule="auto"/>
              <w:ind w:firstLine="0"/>
              <w:jc w:val="left"/>
              <w:rPr>
                <w:color w:val="000000"/>
                <w:sz w:val="20"/>
                <w:szCs w:val="20"/>
              </w:rPr>
            </w:pPr>
            <w:r w:rsidDel="00000000" w:rsidR="00000000" w:rsidRPr="00000000">
              <w:rPr>
                <w:color w:val="000000"/>
                <w:sz w:val="20"/>
                <w:szCs w:val="20"/>
                <w:rtl w:val="0"/>
              </w:rPr>
              <w:t xml:space="preserve">&gt; 250</w:t>
            </w:r>
          </w:p>
        </w:tc>
        <w:tc>
          <w:tcPr>
            <w:shd w:fill="auto" w:val="clear"/>
          </w:tcPr>
          <w:p w:rsidR="00000000" w:rsidDel="00000000" w:rsidP="00000000" w:rsidRDefault="00000000" w:rsidRPr="00000000" w14:paraId="00000561">
            <w:pPr>
              <w:spacing w:after="0" w:line="240" w:lineRule="auto"/>
              <w:ind w:firstLine="0"/>
              <w:jc w:val="left"/>
              <w:rPr>
                <w:color w:val="000000"/>
                <w:sz w:val="20"/>
                <w:szCs w:val="20"/>
              </w:rPr>
            </w:pPr>
            <w:r w:rsidDel="00000000" w:rsidR="00000000" w:rsidRPr="00000000">
              <w:rPr>
                <w:color w:val="000000"/>
                <w:sz w:val="20"/>
                <w:szCs w:val="20"/>
                <w:rtl w:val="0"/>
              </w:rPr>
              <w:t xml:space="preserve">300</w:t>
            </w:r>
          </w:p>
        </w:tc>
      </w:tr>
      <w:tr>
        <w:trPr>
          <w:cantSplit w:val="0"/>
          <w:trHeight w:val="312" w:hRule="atLeast"/>
          <w:tblHeader w:val="0"/>
        </w:trPr>
        <w:tc>
          <w:tcPr>
            <w:shd w:fill="auto" w:val="clear"/>
          </w:tcPr>
          <w:p w:rsidR="00000000" w:rsidDel="00000000" w:rsidP="00000000" w:rsidRDefault="00000000" w:rsidRPr="00000000" w14:paraId="00000562">
            <w:pPr>
              <w:spacing w:after="0" w:line="240" w:lineRule="auto"/>
              <w:ind w:firstLine="0"/>
              <w:jc w:val="left"/>
              <w:rPr>
                <w:color w:val="000000"/>
                <w:sz w:val="20"/>
                <w:szCs w:val="20"/>
              </w:rPr>
            </w:pPr>
            <w:r w:rsidDel="00000000" w:rsidR="00000000" w:rsidRPr="00000000">
              <w:rPr>
                <w:color w:val="000000"/>
                <w:sz w:val="20"/>
                <w:szCs w:val="20"/>
                <w:rtl w:val="0"/>
              </w:rPr>
              <w:t xml:space="preserve">16</w:t>
            </w:r>
          </w:p>
        </w:tc>
        <w:tc>
          <w:tcPr>
            <w:shd w:fill="auto" w:val="clear"/>
          </w:tcPr>
          <w:p w:rsidR="00000000" w:rsidDel="00000000" w:rsidP="00000000" w:rsidRDefault="00000000" w:rsidRPr="00000000" w14:paraId="00000563">
            <w:pPr>
              <w:spacing w:after="0" w:line="240" w:lineRule="auto"/>
              <w:ind w:firstLine="0"/>
              <w:jc w:val="left"/>
              <w:rPr>
                <w:color w:val="000000"/>
                <w:sz w:val="20"/>
                <w:szCs w:val="20"/>
              </w:rPr>
            </w:pPr>
            <w:r w:rsidDel="00000000" w:rsidR="00000000" w:rsidRPr="00000000">
              <w:rPr>
                <w:color w:val="000000"/>
                <w:sz w:val="20"/>
                <w:szCs w:val="20"/>
                <w:rtl w:val="0"/>
              </w:rPr>
              <w:t xml:space="preserve">Adjustablilty to different bottles</w:t>
            </w:r>
          </w:p>
        </w:tc>
        <w:tc>
          <w:tcPr>
            <w:shd w:fill="auto" w:val="clear"/>
          </w:tcPr>
          <w:p w:rsidR="00000000" w:rsidDel="00000000" w:rsidP="00000000" w:rsidRDefault="00000000" w:rsidRPr="00000000" w14:paraId="00000564">
            <w:pPr>
              <w:spacing w:after="0" w:line="240" w:lineRule="auto"/>
              <w:ind w:firstLine="0"/>
              <w:jc w:val="left"/>
              <w:rPr>
                <w:color w:val="000000"/>
                <w:sz w:val="20"/>
                <w:szCs w:val="20"/>
              </w:rPr>
            </w:pPr>
            <w:r w:rsidDel="00000000" w:rsidR="00000000" w:rsidRPr="00000000">
              <w:rPr>
                <w:color w:val="000000"/>
                <w:sz w:val="20"/>
                <w:szCs w:val="20"/>
                <w:rtl w:val="0"/>
              </w:rPr>
              <w:t xml:space="preserve">Subj.</w:t>
            </w:r>
          </w:p>
        </w:tc>
        <w:tc>
          <w:tcPr>
            <w:shd w:fill="auto" w:val="clear"/>
          </w:tcPr>
          <w:p w:rsidR="00000000" w:rsidDel="00000000" w:rsidP="00000000" w:rsidRDefault="00000000" w:rsidRPr="00000000" w14:paraId="00000565">
            <w:pPr>
              <w:spacing w:after="0" w:line="240" w:lineRule="auto"/>
              <w:ind w:firstLine="0"/>
              <w:jc w:val="left"/>
              <w:rPr>
                <w:color w:val="000000"/>
                <w:sz w:val="20"/>
                <w:szCs w:val="20"/>
              </w:rPr>
            </w:pPr>
            <w:r w:rsidDel="00000000" w:rsidR="00000000" w:rsidRPr="00000000">
              <w:rPr>
                <w:color w:val="000000"/>
                <w:sz w:val="20"/>
                <w:szCs w:val="20"/>
                <w:rtl w:val="0"/>
              </w:rPr>
              <w:t xml:space="preserve">&gt; 2</w:t>
            </w:r>
          </w:p>
        </w:tc>
        <w:tc>
          <w:tcPr>
            <w:shd w:fill="auto" w:val="clear"/>
          </w:tcPr>
          <w:p w:rsidR="00000000" w:rsidDel="00000000" w:rsidP="00000000" w:rsidRDefault="00000000" w:rsidRPr="00000000" w14:paraId="00000566">
            <w:pPr>
              <w:spacing w:after="0" w:line="240" w:lineRule="auto"/>
              <w:ind w:firstLine="0"/>
              <w:jc w:val="left"/>
              <w:rPr>
                <w:color w:val="000000"/>
                <w:sz w:val="20"/>
                <w:szCs w:val="20"/>
              </w:rPr>
            </w:pPr>
            <w:r w:rsidDel="00000000" w:rsidR="00000000" w:rsidRPr="00000000">
              <w:rPr>
                <w:color w:val="000000"/>
                <w:sz w:val="20"/>
                <w:szCs w:val="20"/>
                <w:rtl w:val="0"/>
              </w:rPr>
              <w:t xml:space="preserve">5</w:t>
            </w:r>
          </w:p>
        </w:tc>
      </w:tr>
      <w:tr>
        <w:trPr>
          <w:cantSplit w:val="0"/>
          <w:trHeight w:val="312" w:hRule="atLeast"/>
          <w:tblHeader w:val="0"/>
        </w:trPr>
        <w:tc>
          <w:tcPr>
            <w:shd w:fill="auto" w:val="clear"/>
          </w:tcPr>
          <w:p w:rsidR="00000000" w:rsidDel="00000000" w:rsidP="00000000" w:rsidRDefault="00000000" w:rsidRPr="00000000" w14:paraId="00000567">
            <w:pPr>
              <w:spacing w:after="0" w:line="240" w:lineRule="auto"/>
              <w:ind w:firstLine="0"/>
              <w:jc w:val="left"/>
              <w:rPr>
                <w:color w:val="000000"/>
                <w:sz w:val="20"/>
                <w:szCs w:val="20"/>
              </w:rPr>
            </w:pPr>
            <w:r w:rsidDel="00000000" w:rsidR="00000000" w:rsidRPr="00000000">
              <w:rPr>
                <w:color w:val="000000"/>
                <w:sz w:val="20"/>
                <w:szCs w:val="20"/>
                <w:rtl w:val="0"/>
              </w:rPr>
              <w:t xml:space="preserve">17</w:t>
            </w:r>
          </w:p>
        </w:tc>
        <w:tc>
          <w:tcPr>
            <w:shd w:fill="auto" w:val="clear"/>
          </w:tcPr>
          <w:p w:rsidR="00000000" w:rsidDel="00000000" w:rsidP="00000000" w:rsidRDefault="00000000" w:rsidRPr="00000000" w14:paraId="00000568">
            <w:pPr>
              <w:spacing w:after="0" w:line="240" w:lineRule="auto"/>
              <w:ind w:firstLine="0"/>
              <w:jc w:val="left"/>
              <w:rPr>
                <w:color w:val="000000"/>
                <w:sz w:val="20"/>
                <w:szCs w:val="20"/>
              </w:rPr>
            </w:pPr>
            <w:r w:rsidDel="00000000" w:rsidR="00000000" w:rsidRPr="00000000">
              <w:rPr>
                <w:color w:val="000000"/>
                <w:sz w:val="20"/>
                <w:szCs w:val="20"/>
                <w:rtl w:val="0"/>
              </w:rPr>
              <w:t xml:space="preserve">Development Costs</w:t>
            </w:r>
          </w:p>
        </w:tc>
        <w:tc>
          <w:tcPr>
            <w:shd w:fill="auto" w:val="clear"/>
          </w:tcPr>
          <w:p w:rsidR="00000000" w:rsidDel="00000000" w:rsidP="00000000" w:rsidRDefault="00000000" w:rsidRPr="00000000" w14:paraId="00000569">
            <w:pPr>
              <w:spacing w:after="0" w:line="240" w:lineRule="auto"/>
              <w:ind w:firstLine="0"/>
              <w:jc w:val="left"/>
              <w:rPr>
                <w:color w:val="000000"/>
                <w:sz w:val="20"/>
                <w:szCs w:val="20"/>
              </w:rPr>
            </w:pPr>
            <w:r w:rsidDel="00000000" w:rsidR="00000000" w:rsidRPr="00000000">
              <w:rPr>
                <w:color w:val="000000"/>
                <w:sz w:val="20"/>
                <w:szCs w:val="20"/>
                <w:rtl w:val="0"/>
              </w:rPr>
              <w:t xml:space="preserve">CHF </w:t>
            </w:r>
          </w:p>
        </w:tc>
        <w:tc>
          <w:tcPr>
            <w:shd w:fill="auto" w:val="clear"/>
          </w:tcPr>
          <w:p w:rsidR="00000000" w:rsidDel="00000000" w:rsidP="00000000" w:rsidRDefault="00000000" w:rsidRPr="00000000" w14:paraId="0000056A">
            <w:pPr>
              <w:spacing w:after="0" w:line="240" w:lineRule="auto"/>
              <w:ind w:firstLine="0"/>
              <w:jc w:val="left"/>
              <w:rPr>
                <w:color w:val="000000"/>
                <w:sz w:val="20"/>
                <w:szCs w:val="20"/>
              </w:rPr>
            </w:pPr>
            <w:r w:rsidDel="00000000" w:rsidR="00000000" w:rsidRPr="00000000">
              <w:rPr>
                <w:color w:val="000000"/>
                <w:sz w:val="20"/>
                <w:szCs w:val="20"/>
                <w:rtl w:val="0"/>
              </w:rPr>
              <w:t xml:space="preserve">&lt; 2500</w:t>
            </w:r>
          </w:p>
        </w:tc>
        <w:tc>
          <w:tcPr>
            <w:shd w:fill="auto" w:val="clear"/>
          </w:tcPr>
          <w:p w:rsidR="00000000" w:rsidDel="00000000" w:rsidP="00000000" w:rsidRDefault="00000000" w:rsidRPr="00000000" w14:paraId="0000056B">
            <w:pPr>
              <w:spacing w:after="0" w:line="240" w:lineRule="auto"/>
              <w:ind w:firstLine="0"/>
              <w:jc w:val="left"/>
              <w:rPr>
                <w:color w:val="000000"/>
                <w:sz w:val="20"/>
                <w:szCs w:val="20"/>
              </w:rPr>
            </w:pPr>
            <w:r w:rsidDel="00000000" w:rsidR="00000000" w:rsidRPr="00000000">
              <w:rPr>
                <w:color w:val="000000"/>
                <w:sz w:val="20"/>
                <w:szCs w:val="20"/>
                <w:rtl w:val="0"/>
              </w:rPr>
              <w:t xml:space="preserve">2000</w:t>
            </w:r>
          </w:p>
        </w:tc>
      </w:tr>
      <w:tr>
        <w:trPr>
          <w:cantSplit w:val="0"/>
          <w:trHeight w:val="312" w:hRule="atLeast"/>
          <w:tblHeader w:val="0"/>
        </w:trPr>
        <w:tc>
          <w:tcPr>
            <w:shd w:fill="auto" w:val="clear"/>
          </w:tcPr>
          <w:p w:rsidR="00000000" w:rsidDel="00000000" w:rsidP="00000000" w:rsidRDefault="00000000" w:rsidRPr="00000000" w14:paraId="0000056C">
            <w:pPr>
              <w:spacing w:after="0" w:line="240" w:lineRule="auto"/>
              <w:ind w:firstLine="0"/>
              <w:jc w:val="left"/>
              <w:rPr>
                <w:color w:val="000000"/>
                <w:sz w:val="20"/>
                <w:szCs w:val="20"/>
              </w:rPr>
            </w:pPr>
            <w:r w:rsidDel="00000000" w:rsidR="00000000" w:rsidRPr="00000000">
              <w:rPr>
                <w:color w:val="000000"/>
                <w:sz w:val="20"/>
                <w:szCs w:val="20"/>
                <w:rtl w:val="0"/>
              </w:rPr>
              <w:t xml:space="preserve">18</w:t>
            </w:r>
          </w:p>
        </w:tc>
        <w:tc>
          <w:tcPr>
            <w:shd w:fill="auto" w:val="clear"/>
          </w:tcPr>
          <w:p w:rsidR="00000000" w:rsidDel="00000000" w:rsidP="00000000" w:rsidRDefault="00000000" w:rsidRPr="00000000" w14:paraId="0000056D">
            <w:pPr>
              <w:spacing w:after="0" w:line="240" w:lineRule="auto"/>
              <w:ind w:firstLine="0"/>
              <w:jc w:val="left"/>
              <w:rPr>
                <w:color w:val="000000"/>
                <w:sz w:val="20"/>
                <w:szCs w:val="20"/>
              </w:rPr>
            </w:pPr>
            <w:r w:rsidDel="00000000" w:rsidR="00000000" w:rsidRPr="00000000">
              <w:rPr>
                <w:color w:val="000000"/>
                <w:sz w:val="20"/>
                <w:szCs w:val="20"/>
                <w:rtl w:val="0"/>
              </w:rPr>
              <w:t xml:space="preserve">Manufacturing Costs</w:t>
            </w:r>
          </w:p>
        </w:tc>
        <w:tc>
          <w:tcPr>
            <w:shd w:fill="auto" w:val="clear"/>
          </w:tcPr>
          <w:p w:rsidR="00000000" w:rsidDel="00000000" w:rsidP="00000000" w:rsidRDefault="00000000" w:rsidRPr="00000000" w14:paraId="0000056E">
            <w:pPr>
              <w:spacing w:after="0" w:line="240" w:lineRule="auto"/>
              <w:ind w:firstLine="0"/>
              <w:jc w:val="left"/>
              <w:rPr>
                <w:color w:val="000000"/>
                <w:sz w:val="20"/>
                <w:szCs w:val="20"/>
              </w:rPr>
            </w:pPr>
            <w:r w:rsidDel="00000000" w:rsidR="00000000" w:rsidRPr="00000000">
              <w:rPr>
                <w:color w:val="000000"/>
                <w:sz w:val="20"/>
                <w:szCs w:val="20"/>
                <w:rtl w:val="0"/>
              </w:rPr>
              <w:t xml:space="preserve">CHF </w:t>
            </w:r>
          </w:p>
        </w:tc>
        <w:tc>
          <w:tcPr>
            <w:shd w:fill="auto" w:val="clear"/>
          </w:tcPr>
          <w:p w:rsidR="00000000" w:rsidDel="00000000" w:rsidP="00000000" w:rsidRDefault="00000000" w:rsidRPr="00000000" w14:paraId="0000056F">
            <w:pPr>
              <w:spacing w:after="0" w:line="240" w:lineRule="auto"/>
              <w:ind w:firstLine="0"/>
              <w:jc w:val="left"/>
              <w:rPr>
                <w:color w:val="000000"/>
                <w:sz w:val="20"/>
                <w:szCs w:val="20"/>
              </w:rPr>
            </w:pPr>
            <w:r w:rsidDel="00000000" w:rsidR="00000000" w:rsidRPr="00000000">
              <w:rPr>
                <w:color w:val="000000"/>
                <w:sz w:val="20"/>
                <w:szCs w:val="20"/>
                <w:rtl w:val="0"/>
              </w:rPr>
              <w:t xml:space="preserve">&lt; 800</w:t>
            </w:r>
          </w:p>
        </w:tc>
        <w:tc>
          <w:tcPr>
            <w:shd w:fill="auto" w:val="clear"/>
          </w:tcPr>
          <w:p w:rsidR="00000000" w:rsidDel="00000000" w:rsidP="00000000" w:rsidRDefault="00000000" w:rsidRPr="00000000" w14:paraId="00000570">
            <w:pPr>
              <w:spacing w:after="0" w:line="240" w:lineRule="auto"/>
              <w:ind w:firstLine="0"/>
              <w:jc w:val="left"/>
              <w:rPr>
                <w:color w:val="000000"/>
                <w:sz w:val="20"/>
                <w:szCs w:val="20"/>
              </w:rPr>
            </w:pPr>
            <w:r w:rsidDel="00000000" w:rsidR="00000000" w:rsidRPr="00000000">
              <w:rPr>
                <w:color w:val="000000"/>
                <w:sz w:val="20"/>
                <w:szCs w:val="20"/>
                <w:rtl w:val="0"/>
              </w:rPr>
              <w:t xml:space="preserve">500</w:t>
            </w:r>
          </w:p>
        </w:tc>
      </w:tr>
      <w:tr>
        <w:trPr>
          <w:cantSplit w:val="0"/>
          <w:trHeight w:val="312" w:hRule="atLeast"/>
          <w:tblHeader w:val="0"/>
        </w:trPr>
        <w:tc>
          <w:tcPr>
            <w:shd w:fill="auto" w:val="clear"/>
          </w:tcPr>
          <w:p w:rsidR="00000000" w:rsidDel="00000000" w:rsidP="00000000" w:rsidRDefault="00000000" w:rsidRPr="00000000" w14:paraId="00000571">
            <w:pPr>
              <w:spacing w:after="0" w:line="240" w:lineRule="auto"/>
              <w:ind w:firstLine="0"/>
              <w:jc w:val="left"/>
              <w:rPr>
                <w:color w:val="000000"/>
                <w:sz w:val="20"/>
                <w:szCs w:val="20"/>
              </w:rPr>
            </w:pPr>
            <w:r w:rsidDel="00000000" w:rsidR="00000000" w:rsidRPr="00000000">
              <w:rPr>
                <w:color w:val="000000"/>
                <w:sz w:val="20"/>
                <w:szCs w:val="20"/>
                <w:rtl w:val="0"/>
              </w:rPr>
              <w:t xml:space="preserve">19</w:t>
            </w:r>
          </w:p>
        </w:tc>
        <w:tc>
          <w:tcPr>
            <w:shd w:fill="auto" w:val="clear"/>
          </w:tcPr>
          <w:p w:rsidR="00000000" w:rsidDel="00000000" w:rsidP="00000000" w:rsidRDefault="00000000" w:rsidRPr="00000000" w14:paraId="00000572">
            <w:pPr>
              <w:spacing w:after="0" w:line="240" w:lineRule="auto"/>
              <w:ind w:firstLine="0"/>
              <w:jc w:val="left"/>
              <w:rPr>
                <w:color w:val="000000"/>
                <w:sz w:val="20"/>
                <w:szCs w:val="20"/>
              </w:rPr>
            </w:pPr>
            <w:r w:rsidDel="00000000" w:rsidR="00000000" w:rsidRPr="00000000">
              <w:rPr>
                <w:color w:val="000000"/>
                <w:sz w:val="20"/>
                <w:szCs w:val="20"/>
                <w:rtl w:val="0"/>
              </w:rPr>
              <w:t xml:space="preserve">Amount of imported parts</w:t>
            </w:r>
          </w:p>
        </w:tc>
        <w:tc>
          <w:tcPr>
            <w:shd w:fill="auto" w:val="clear"/>
          </w:tcPr>
          <w:p w:rsidR="00000000" w:rsidDel="00000000" w:rsidP="00000000" w:rsidRDefault="00000000" w:rsidRPr="00000000" w14:paraId="00000573">
            <w:pPr>
              <w:spacing w:after="0" w:line="240" w:lineRule="auto"/>
              <w:ind w:firstLine="0"/>
              <w:jc w:val="left"/>
              <w:rPr>
                <w:color w:val="000000"/>
                <w:sz w:val="20"/>
                <w:szCs w:val="20"/>
              </w:rPr>
            </w:pPr>
            <w:r w:rsidDel="00000000" w:rsidR="00000000" w:rsidRPr="00000000">
              <w:rPr>
                <w:color w:val="000000"/>
                <w:sz w:val="20"/>
                <w:szCs w:val="20"/>
                <w:rtl w:val="0"/>
              </w:rPr>
              <w:t xml:space="preserve"># </w:t>
            </w:r>
          </w:p>
        </w:tc>
        <w:tc>
          <w:tcPr>
            <w:shd w:fill="auto" w:val="clear"/>
          </w:tcPr>
          <w:p w:rsidR="00000000" w:rsidDel="00000000" w:rsidP="00000000" w:rsidRDefault="00000000" w:rsidRPr="00000000" w14:paraId="00000574">
            <w:pPr>
              <w:spacing w:after="0" w:line="240" w:lineRule="auto"/>
              <w:ind w:firstLine="0"/>
              <w:jc w:val="left"/>
              <w:rPr>
                <w:color w:val="000000"/>
                <w:sz w:val="20"/>
                <w:szCs w:val="20"/>
              </w:rPr>
            </w:pPr>
            <w:r w:rsidDel="00000000" w:rsidR="00000000" w:rsidRPr="00000000">
              <w:rPr>
                <w:color w:val="000000"/>
                <w:sz w:val="20"/>
                <w:szCs w:val="20"/>
                <w:rtl w:val="0"/>
              </w:rPr>
              <w:t xml:space="preserve">&lt; 4</w:t>
            </w:r>
          </w:p>
        </w:tc>
        <w:tc>
          <w:tcPr>
            <w:shd w:fill="auto" w:val="clear"/>
          </w:tcPr>
          <w:p w:rsidR="00000000" w:rsidDel="00000000" w:rsidP="00000000" w:rsidRDefault="00000000" w:rsidRPr="00000000" w14:paraId="00000575">
            <w:pPr>
              <w:spacing w:after="0" w:line="240" w:lineRule="auto"/>
              <w:ind w:firstLine="0"/>
              <w:jc w:val="left"/>
              <w:rPr>
                <w:color w:val="000000"/>
                <w:sz w:val="20"/>
                <w:szCs w:val="20"/>
              </w:rPr>
            </w:pPr>
            <w:r w:rsidDel="00000000" w:rsidR="00000000" w:rsidRPr="00000000">
              <w:rPr>
                <w:color w:val="000000"/>
                <w:sz w:val="20"/>
                <w:szCs w:val="20"/>
                <w:rtl w:val="0"/>
              </w:rPr>
              <w:t xml:space="preserve">0</w:t>
            </w:r>
          </w:p>
        </w:tc>
      </w:tr>
      <w:tr>
        <w:trPr>
          <w:cantSplit w:val="0"/>
          <w:trHeight w:val="312" w:hRule="atLeast"/>
          <w:tblHeader w:val="0"/>
        </w:trPr>
        <w:tc>
          <w:tcPr>
            <w:shd w:fill="auto" w:val="clear"/>
          </w:tcPr>
          <w:p w:rsidR="00000000" w:rsidDel="00000000" w:rsidP="00000000" w:rsidRDefault="00000000" w:rsidRPr="00000000" w14:paraId="00000576">
            <w:pPr>
              <w:spacing w:after="0" w:line="240" w:lineRule="auto"/>
              <w:ind w:firstLine="0"/>
              <w:jc w:val="left"/>
              <w:rPr>
                <w:color w:val="000000"/>
                <w:sz w:val="20"/>
                <w:szCs w:val="20"/>
              </w:rPr>
            </w:pPr>
            <w:r w:rsidDel="00000000" w:rsidR="00000000" w:rsidRPr="00000000">
              <w:rPr>
                <w:color w:val="000000"/>
                <w:sz w:val="20"/>
                <w:szCs w:val="20"/>
                <w:rtl w:val="0"/>
              </w:rPr>
              <w:t xml:space="preserve">20</w:t>
            </w:r>
          </w:p>
        </w:tc>
        <w:tc>
          <w:tcPr>
            <w:shd w:fill="auto" w:val="clear"/>
          </w:tcPr>
          <w:p w:rsidR="00000000" w:rsidDel="00000000" w:rsidP="00000000" w:rsidRDefault="00000000" w:rsidRPr="00000000" w14:paraId="00000577">
            <w:pPr>
              <w:spacing w:after="0" w:line="240" w:lineRule="auto"/>
              <w:ind w:firstLine="0"/>
              <w:jc w:val="left"/>
              <w:rPr>
                <w:color w:val="000000"/>
                <w:sz w:val="20"/>
                <w:szCs w:val="20"/>
              </w:rPr>
            </w:pPr>
            <w:r w:rsidDel="00000000" w:rsidR="00000000" w:rsidRPr="00000000">
              <w:rPr>
                <w:color w:val="000000"/>
                <w:sz w:val="20"/>
                <w:szCs w:val="20"/>
                <w:rtl w:val="0"/>
              </w:rPr>
              <w:t xml:space="preserve">Costs of imported part </w:t>
            </w:r>
          </w:p>
        </w:tc>
        <w:tc>
          <w:tcPr>
            <w:shd w:fill="auto" w:val="clear"/>
          </w:tcPr>
          <w:p w:rsidR="00000000" w:rsidDel="00000000" w:rsidP="00000000" w:rsidRDefault="00000000" w:rsidRPr="00000000" w14:paraId="00000578">
            <w:pPr>
              <w:spacing w:after="0" w:line="240" w:lineRule="auto"/>
              <w:ind w:firstLine="0"/>
              <w:jc w:val="left"/>
              <w:rPr>
                <w:color w:val="000000"/>
                <w:sz w:val="20"/>
                <w:szCs w:val="20"/>
              </w:rPr>
            </w:pPr>
            <w:r w:rsidDel="00000000" w:rsidR="00000000" w:rsidRPr="00000000">
              <w:rPr>
                <w:color w:val="000000"/>
                <w:sz w:val="20"/>
                <w:szCs w:val="20"/>
                <w:rtl w:val="0"/>
              </w:rPr>
              <w:t xml:space="preserve">CHF </w:t>
            </w:r>
          </w:p>
        </w:tc>
        <w:tc>
          <w:tcPr>
            <w:shd w:fill="auto" w:val="clear"/>
          </w:tcPr>
          <w:p w:rsidR="00000000" w:rsidDel="00000000" w:rsidP="00000000" w:rsidRDefault="00000000" w:rsidRPr="00000000" w14:paraId="00000579">
            <w:pPr>
              <w:spacing w:after="0" w:line="240" w:lineRule="auto"/>
              <w:ind w:firstLine="0"/>
              <w:jc w:val="left"/>
              <w:rPr>
                <w:color w:val="000000"/>
                <w:sz w:val="20"/>
                <w:szCs w:val="20"/>
              </w:rPr>
            </w:pPr>
            <w:r w:rsidDel="00000000" w:rsidR="00000000" w:rsidRPr="00000000">
              <w:rPr>
                <w:color w:val="000000"/>
                <w:sz w:val="20"/>
                <w:szCs w:val="20"/>
                <w:rtl w:val="0"/>
              </w:rPr>
              <w:t xml:space="preserve">&lt; 500</w:t>
            </w:r>
          </w:p>
        </w:tc>
        <w:tc>
          <w:tcPr>
            <w:shd w:fill="auto" w:val="clear"/>
          </w:tcPr>
          <w:p w:rsidR="00000000" w:rsidDel="00000000" w:rsidP="00000000" w:rsidRDefault="00000000" w:rsidRPr="00000000" w14:paraId="0000057A">
            <w:pPr>
              <w:spacing w:after="0" w:line="240" w:lineRule="auto"/>
              <w:ind w:firstLine="0"/>
              <w:jc w:val="left"/>
              <w:rPr>
                <w:color w:val="000000"/>
                <w:sz w:val="20"/>
                <w:szCs w:val="20"/>
              </w:rPr>
            </w:pPr>
            <w:r w:rsidDel="00000000" w:rsidR="00000000" w:rsidRPr="00000000">
              <w:rPr>
                <w:color w:val="000000"/>
                <w:sz w:val="20"/>
                <w:szCs w:val="20"/>
                <w:rtl w:val="0"/>
              </w:rPr>
              <w:t xml:space="preserve">200</w:t>
            </w:r>
          </w:p>
        </w:tc>
      </w:tr>
      <w:tr>
        <w:trPr>
          <w:cantSplit w:val="0"/>
          <w:trHeight w:val="312" w:hRule="atLeast"/>
          <w:tblHeader w:val="0"/>
        </w:trPr>
        <w:tc>
          <w:tcPr>
            <w:shd w:fill="auto" w:val="clear"/>
          </w:tcPr>
          <w:p w:rsidR="00000000" w:rsidDel="00000000" w:rsidP="00000000" w:rsidRDefault="00000000" w:rsidRPr="00000000" w14:paraId="0000057B">
            <w:pPr>
              <w:spacing w:after="0" w:line="240" w:lineRule="auto"/>
              <w:ind w:firstLine="0"/>
              <w:jc w:val="left"/>
              <w:rPr>
                <w:color w:val="000000"/>
                <w:sz w:val="20"/>
                <w:szCs w:val="20"/>
              </w:rPr>
            </w:pPr>
            <w:r w:rsidDel="00000000" w:rsidR="00000000" w:rsidRPr="00000000">
              <w:rPr>
                <w:color w:val="000000"/>
                <w:sz w:val="20"/>
                <w:szCs w:val="20"/>
                <w:rtl w:val="0"/>
              </w:rPr>
              <w:t xml:space="preserve">21</w:t>
            </w:r>
          </w:p>
        </w:tc>
        <w:tc>
          <w:tcPr>
            <w:shd w:fill="auto" w:val="clear"/>
          </w:tcPr>
          <w:p w:rsidR="00000000" w:rsidDel="00000000" w:rsidP="00000000" w:rsidRDefault="00000000" w:rsidRPr="00000000" w14:paraId="0000057C">
            <w:pPr>
              <w:spacing w:after="0" w:line="240" w:lineRule="auto"/>
              <w:ind w:firstLine="0"/>
              <w:jc w:val="left"/>
              <w:rPr>
                <w:color w:val="000000"/>
                <w:sz w:val="20"/>
                <w:szCs w:val="20"/>
              </w:rPr>
            </w:pPr>
            <w:r w:rsidDel="00000000" w:rsidR="00000000" w:rsidRPr="00000000">
              <w:rPr>
                <w:color w:val="000000"/>
                <w:sz w:val="20"/>
                <w:szCs w:val="20"/>
                <w:rtl w:val="0"/>
              </w:rPr>
              <w:t xml:space="preserve">Time needed to treat one bottle</w:t>
            </w:r>
          </w:p>
        </w:tc>
        <w:tc>
          <w:tcPr>
            <w:shd w:fill="auto" w:val="clear"/>
          </w:tcPr>
          <w:p w:rsidR="00000000" w:rsidDel="00000000" w:rsidP="00000000" w:rsidRDefault="00000000" w:rsidRPr="00000000" w14:paraId="0000057D">
            <w:pPr>
              <w:spacing w:after="0" w:line="240" w:lineRule="auto"/>
              <w:ind w:firstLine="0"/>
              <w:jc w:val="left"/>
              <w:rPr>
                <w:color w:val="000000"/>
                <w:sz w:val="20"/>
                <w:szCs w:val="20"/>
              </w:rPr>
            </w:pPr>
            <w:r w:rsidDel="00000000" w:rsidR="00000000" w:rsidRPr="00000000">
              <w:rPr>
                <w:color w:val="000000"/>
                <w:sz w:val="20"/>
                <w:szCs w:val="20"/>
                <w:rtl w:val="0"/>
              </w:rPr>
              <w:t xml:space="preserve">s </w:t>
            </w:r>
          </w:p>
        </w:tc>
        <w:tc>
          <w:tcPr>
            <w:shd w:fill="auto" w:val="clear"/>
          </w:tcPr>
          <w:p w:rsidR="00000000" w:rsidDel="00000000" w:rsidP="00000000" w:rsidRDefault="00000000" w:rsidRPr="00000000" w14:paraId="0000057E">
            <w:pPr>
              <w:spacing w:after="0" w:line="240" w:lineRule="auto"/>
              <w:ind w:firstLine="0"/>
              <w:jc w:val="left"/>
              <w:rPr>
                <w:color w:val="000000"/>
                <w:sz w:val="20"/>
                <w:szCs w:val="20"/>
              </w:rPr>
            </w:pPr>
            <w:r w:rsidDel="00000000" w:rsidR="00000000" w:rsidRPr="00000000">
              <w:rPr>
                <w:color w:val="000000"/>
                <w:sz w:val="20"/>
                <w:szCs w:val="20"/>
                <w:rtl w:val="0"/>
              </w:rPr>
              <w:t xml:space="preserve">&lt; 45</w:t>
            </w:r>
          </w:p>
        </w:tc>
        <w:tc>
          <w:tcPr>
            <w:shd w:fill="auto" w:val="clear"/>
          </w:tcPr>
          <w:p w:rsidR="00000000" w:rsidDel="00000000" w:rsidP="00000000" w:rsidRDefault="00000000" w:rsidRPr="00000000" w14:paraId="0000057F">
            <w:pPr>
              <w:spacing w:after="0" w:line="240" w:lineRule="auto"/>
              <w:ind w:firstLine="0"/>
              <w:jc w:val="left"/>
              <w:rPr>
                <w:color w:val="000000"/>
                <w:sz w:val="20"/>
                <w:szCs w:val="20"/>
              </w:rPr>
            </w:pPr>
            <w:r w:rsidDel="00000000" w:rsidR="00000000" w:rsidRPr="00000000">
              <w:rPr>
                <w:color w:val="000000"/>
                <w:sz w:val="20"/>
                <w:szCs w:val="20"/>
                <w:rtl w:val="0"/>
              </w:rPr>
              <w:t xml:space="preserve">30</w:t>
            </w:r>
          </w:p>
        </w:tc>
      </w:tr>
      <w:tr>
        <w:trPr>
          <w:cantSplit w:val="0"/>
          <w:trHeight w:val="312" w:hRule="atLeast"/>
          <w:tblHeader w:val="0"/>
        </w:trPr>
        <w:tc>
          <w:tcPr>
            <w:shd w:fill="auto" w:val="clear"/>
          </w:tcPr>
          <w:p w:rsidR="00000000" w:rsidDel="00000000" w:rsidP="00000000" w:rsidRDefault="00000000" w:rsidRPr="00000000" w14:paraId="00000580">
            <w:pPr>
              <w:spacing w:after="0" w:line="240" w:lineRule="auto"/>
              <w:ind w:firstLine="0"/>
              <w:jc w:val="left"/>
              <w:rPr>
                <w:color w:val="000000"/>
                <w:sz w:val="20"/>
                <w:szCs w:val="20"/>
              </w:rPr>
            </w:pPr>
            <w:r w:rsidDel="00000000" w:rsidR="00000000" w:rsidRPr="00000000">
              <w:rPr>
                <w:color w:val="000000"/>
                <w:sz w:val="20"/>
                <w:szCs w:val="20"/>
                <w:rtl w:val="0"/>
              </w:rPr>
              <w:t xml:space="preserve">22</w:t>
            </w:r>
          </w:p>
        </w:tc>
        <w:tc>
          <w:tcPr>
            <w:shd w:fill="auto" w:val="clear"/>
          </w:tcPr>
          <w:p w:rsidR="00000000" w:rsidDel="00000000" w:rsidP="00000000" w:rsidRDefault="00000000" w:rsidRPr="00000000" w14:paraId="00000581">
            <w:pPr>
              <w:spacing w:after="0" w:line="240" w:lineRule="auto"/>
              <w:ind w:firstLine="0"/>
              <w:jc w:val="left"/>
              <w:rPr>
                <w:color w:val="000000"/>
                <w:sz w:val="20"/>
                <w:szCs w:val="20"/>
              </w:rPr>
            </w:pPr>
            <w:r w:rsidDel="00000000" w:rsidR="00000000" w:rsidRPr="00000000">
              <w:rPr>
                <w:color w:val="000000"/>
                <w:sz w:val="20"/>
                <w:szCs w:val="20"/>
                <w:rtl w:val="0"/>
              </w:rPr>
              <w:t xml:space="preserve">No. of steps needed to treat one bottle</w:t>
            </w:r>
          </w:p>
        </w:tc>
        <w:tc>
          <w:tcPr>
            <w:shd w:fill="auto" w:val="clear"/>
          </w:tcPr>
          <w:p w:rsidR="00000000" w:rsidDel="00000000" w:rsidP="00000000" w:rsidRDefault="00000000" w:rsidRPr="00000000" w14:paraId="00000582">
            <w:pPr>
              <w:spacing w:after="0" w:line="240" w:lineRule="auto"/>
              <w:ind w:firstLine="0"/>
              <w:jc w:val="left"/>
              <w:rPr>
                <w:color w:val="000000"/>
                <w:sz w:val="20"/>
                <w:szCs w:val="20"/>
              </w:rPr>
            </w:pPr>
            <w:r w:rsidDel="00000000" w:rsidR="00000000" w:rsidRPr="00000000">
              <w:rPr>
                <w:color w:val="000000"/>
                <w:sz w:val="20"/>
                <w:szCs w:val="20"/>
                <w:rtl w:val="0"/>
              </w:rPr>
              <w:t xml:space="preserve"># </w:t>
            </w:r>
          </w:p>
        </w:tc>
        <w:tc>
          <w:tcPr>
            <w:shd w:fill="auto" w:val="clear"/>
          </w:tcPr>
          <w:p w:rsidR="00000000" w:rsidDel="00000000" w:rsidP="00000000" w:rsidRDefault="00000000" w:rsidRPr="00000000" w14:paraId="00000583">
            <w:pPr>
              <w:spacing w:after="0" w:line="240" w:lineRule="auto"/>
              <w:ind w:firstLine="0"/>
              <w:jc w:val="left"/>
              <w:rPr>
                <w:color w:val="000000"/>
                <w:sz w:val="20"/>
                <w:szCs w:val="20"/>
              </w:rPr>
            </w:pPr>
            <w:r w:rsidDel="00000000" w:rsidR="00000000" w:rsidRPr="00000000">
              <w:rPr>
                <w:color w:val="000000"/>
                <w:sz w:val="20"/>
                <w:szCs w:val="20"/>
                <w:rtl w:val="0"/>
              </w:rPr>
              <w:t xml:space="preserve">&lt; 8</w:t>
            </w:r>
          </w:p>
        </w:tc>
        <w:tc>
          <w:tcPr>
            <w:shd w:fill="auto" w:val="clear"/>
          </w:tcPr>
          <w:p w:rsidR="00000000" w:rsidDel="00000000" w:rsidP="00000000" w:rsidRDefault="00000000" w:rsidRPr="00000000" w14:paraId="00000584">
            <w:pPr>
              <w:spacing w:after="0" w:line="240" w:lineRule="auto"/>
              <w:ind w:firstLine="0"/>
              <w:jc w:val="left"/>
              <w:rPr>
                <w:color w:val="000000"/>
                <w:sz w:val="20"/>
                <w:szCs w:val="20"/>
              </w:rPr>
            </w:pPr>
            <w:r w:rsidDel="00000000" w:rsidR="00000000" w:rsidRPr="00000000">
              <w:rPr>
                <w:color w:val="000000"/>
                <w:sz w:val="20"/>
                <w:szCs w:val="20"/>
                <w:rtl w:val="0"/>
              </w:rPr>
              <w:t xml:space="preserve">5</w:t>
            </w:r>
          </w:p>
        </w:tc>
      </w:tr>
      <w:tr>
        <w:trPr>
          <w:cantSplit w:val="0"/>
          <w:trHeight w:val="312" w:hRule="atLeast"/>
          <w:tblHeader w:val="0"/>
        </w:trPr>
        <w:tc>
          <w:tcPr>
            <w:shd w:fill="auto" w:val="clear"/>
          </w:tcPr>
          <w:p w:rsidR="00000000" w:rsidDel="00000000" w:rsidP="00000000" w:rsidRDefault="00000000" w:rsidRPr="00000000" w14:paraId="00000585">
            <w:pPr>
              <w:spacing w:after="0" w:line="240" w:lineRule="auto"/>
              <w:ind w:firstLine="0"/>
              <w:jc w:val="left"/>
              <w:rPr>
                <w:color w:val="000000"/>
                <w:sz w:val="20"/>
                <w:szCs w:val="20"/>
              </w:rPr>
            </w:pPr>
            <w:r w:rsidDel="00000000" w:rsidR="00000000" w:rsidRPr="00000000">
              <w:rPr>
                <w:color w:val="000000"/>
                <w:sz w:val="20"/>
                <w:szCs w:val="20"/>
                <w:rtl w:val="0"/>
              </w:rPr>
              <w:t xml:space="preserve">23</w:t>
            </w:r>
          </w:p>
        </w:tc>
        <w:tc>
          <w:tcPr>
            <w:shd w:fill="auto" w:val="clear"/>
          </w:tcPr>
          <w:p w:rsidR="00000000" w:rsidDel="00000000" w:rsidP="00000000" w:rsidRDefault="00000000" w:rsidRPr="00000000" w14:paraId="00000586">
            <w:pPr>
              <w:spacing w:after="0" w:line="240" w:lineRule="auto"/>
              <w:ind w:firstLine="0"/>
              <w:jc w:val="left"/>
              <w:rPr>
                <w:color w:val="000000"/>
                <w:sz w:val="20"/>
                <w:szCs w:val="20"/>
              </w:rPr>
            </w:pPr>
            <w:r w:rsidDel="00000000" w:rsidR="00000000" w:rsidRPr="00000000">
              <w:rPr>
                <w:color w:val="000000"/>
                <w:sz w:val="20"/>
                <w:szCs w:val="20"/>
                <w:rtl w:val="0"/>
              </w:rPr>
              <w:t xml:space="preserve">Functionality ensured without electricity</w:t>
            </w:r>
          </w:p>
        </w:tc>
        <w:tc>
          <w:tcPr>
            <w:shd w:fill="auto" w:val="clear"/>
          </w:tcPr>
          <w:p w:rsidR="00000000" w:rsidDel="00000000" w:rsidP="00000000" w:rsidRDefault="00000000" w:rsidRPr="00000000" w14:paraId="00000587">
            <w:pPr>
              <w:spacing w:after="0" w:line="240" w:lineRule="auto"/>
              <w:ind w:firstLine="0"/>
              <w:jc w:val="left"/>
              <w:rPr>
                <w:color w:val="000000"/>
                <w:sz w:val="20"/>
                <w:szCs w:val="20"/>
              </w:rPr>
            </w:pPr>
            <w:r w:rsidDel="00000000" w:rsidR="00000000" w:rsidRPr="00000000">
              <w:rPr>
                <w:color w:val="000000"/>
                <w:sz w:val="20"/>
                <w:szCs w:val="20"/>
                <w:rtl w:val="0"/>
              </w:rPr>
              <w:t xml:space="preserve">Subj.</w:t>
            </w:r>
          </w:p>
        </w:tc>
        <w:tc>
          <w:tcPr>
            <w:shd w:fill="auto" w:val="clear"/>
          </w:tcPr>
          <w:p w:rsidR="00000000" w:rsidDel="00000000" w:rsidP="00000000" w:rsidRDefault="00000000" w:rsidRPr="00000000" w14:paraId="00000588">
            <w:pPr>
              <w:spacing w:after="0" w:line="240" w:lineRule="auto"/>
              <w:ind w:firstLine="0"/>
              <w:jc w:val="left"/>
              <w:rPr>
                <w:color w:val="000000"/>
                <w:sz w:val="20"/>
                <w:szCs w:val="20"/>
              </w:rPr>
            </w:pPr>
            <w:r w:rsidDel="00000000" w:rsidR="00000000" w:rsidRPr="00000000">
              <w:rPr>
                <w:color w:val="000000"/>
                <w:sz w:val="20"/>
                <w:szCs w:val="20"/>
                <w:rtl w:val="0"/>
              </w:rPr>
              <w:t xml:space="preserve">&gt; 3</w:t>
            </w:r>
          </w:p>
        </w:tc>
        <w:tc>
          <w:tcPr>
            <w:shd w:fill="auto" w:val="clear"/>
          </w:tcPr>
          <w:p w:rsidR="00000000" w:rsidDel="00000000" w:rsidP="00000000" w:rsidRDefault="00000000" w:rsidRPr="00000000" w14:paraId="00000589">
            <w:pPr>
              <w:spacing w:after="0" w:line="240" w:lineRule="auto"/>
              <w:ind w:firstLine="0"/>
              <w:jc w:val="left"/>
              <w:rPr>
                <w:color w:val="000000"/>
                <w:sz w:val="20"/>
                <w:szCs w:val="20"/>
              </w:rPr>
            </w:pPr>
            <w:r w:rsidDel="00000000" w:rsidR="00000000" w:rsidRPr="00000000">
              <w:rPr>
                <w:color w:val="000000"/>
                <w:sz w:val="20"/>
                <w:szCs w:val="20"/>
                <w:rtl w:val="0"/>
              </w:rPr>
              <w:t xml:space="preserve">5</w:t>
            </w:r>
          </w:p>
        </w:tc>
      </w:tr>
      <w:tr>
        <w:trPr>
          <w:cantSplit w:val="0"/>
          <w:trHeight w:val="312" w:hRule="atLeast"/>
          <w:tblHeader w:val="0"/>
        </w:trPr>
        <w:tc>
          <w:tcPr>
            <w:shd w:fill="auto" w:val="clear"/>
          </w:tcPr>
          <w:p w:rsidR="00000000" w:rsidDel="00000000" w:rsidP="00000000" w:rsidRDefault="00000000" w:rsidRPr="00000000" w14:paraId="0000058A">
            <w:pPr>
              <w:spacing w:after="0" w:line="240" w:lineRule="auto"/>
              <w:ind w:firstLine="0"/>
              <w:jc w:val="left"/>
              <w:rPr>
                <w:color w:val="000000"/>
                <w:sz w:val="20"/>
                <w:szCs w:val="20"/>
              </w:rPr>
            </w:pPr>
            <w:r w:rsidDel="00000000" w:rsidR="00000000" w:rsidRPr="00000000">
              <w:rPr>
                <w:color w:val="000000"/>
                <w:sz w:val="20"/>
                <w:szCs w:val="20"/>
                <w:rtl w:val="0"/>
              </w:rPr>
              <w:t xml:space="preserve">24</w:t>
            </w:r>
          </w:p>
        </w:tc>
        <w:tc>
          <w:tcPr>
            <w:shd w:fill="auto" w:val="clear"/>
          </w:tcPr>
          <w:p w:rsidR="00000000" w:rsidDel="00000000" w:rsidP="00000000" w:rsidRDefault="00000000" w:rsidRPr="00000000" w14:paraId="0000058B">
            <w:pPr>
              <w:spacing w:after="0" w:line="240" w:lineRule="auto"/>
              <w:ind w:firstLine="0"/>
              <w:jc w:val="left"/>
              <w:rPr>
                <w:color w:val="000000"/>
                <w:sz w:val="20"/>
                <w:szCs w:val="20"/>
              </w:rPr>
            </w:pPr>
            <w:r w:rsidDel="00000000" w:rsidR="00000000" w:rsidRPr="00000000">
              <w:rPr>
                <w:color w:val="000000"/>
                <w:sz w:val="20"/>
                <w:szCs w:val="20"/>
                <w:rtl w:val="0"/>
              </w:rPr>
              <w:t xml:space="preserve">Functionality ensured without running water</w:t>
            </w:r>
          </w:p>
        </w:tc>
        <w:tc>
          <w:tcPr>
            <w:shd w:fill="auto" w:val="clear"/>
          </w:tcPr>
          <w:p w:rsidR="00000000" w:rsidDel="00000000" w:rsidP="00000000" w:rsidRDefault="00000000" w:rsidRPr="00000000" w14:paraId="0000058C">
            <w:pPr>
              <w:spacing w:after="0" w:line="240" w:lineRule="auto"/>
              <w:ind w:firstLine="0"/>
              <w:jc w:val="left"/>
              <w:rPr>
                <w:color w:val="000000"/>
                <w:sz w:val="20"/>
                <w:szCs w:val="20"/>
              </w:rPr>
            </w:pPr>
            <w:r w:rsidDel="00000000" w:rsidR="00000000" w:rsidRPr="00000000">
              <w:rPr>
                <w:color w:val="000000"/>
                <w:sz w:val="20"/>
                <w:szCs w:val="20"/>
                <w:rtl w:val="0"/>
              </w:rPr>
              <w:t xml:space="preserve">Subj.</w:t>
            </w:r>
          </w:p>
        </w:tc>
        <w:tc>
          <w:tcPr>
            <w:shd w:fill="auto" w:val="clear"/>
          </w:tcPr>
          <w:p w:rsidR="00000000" w:rsidDel="00000000" w:rsidP="00000000" w:rsidRDefault="00000000" w:rsidRPr="00000000" w14:paraId="0000058D">
            <w:pPr>
              <w:spacing w:after="0" w:line="240" w:lineRule="auto"/>
              <w:ind w:firstLine="0"/>
              <w:jc w:val="left"/>
              <w:rPr>
                <w:color w:val="000000"/>
                <w:sz w:val="20"/>
                <w:szCs w:val="20"/>
              </w:rPr>
            </w:pPr>
            <w:r w:rsidDel="00000000" w:rsidR="00000000" w:rsidRPr="00000000">
              <w:rPr>
                <w:color w:val="000000"/>
                <w:sz w:val="20"/>
                <w:szCs w:val="20"/>
                <w:rtl w:val="0"/>
              </w:rPr>
              <w:t xml:space="preserve">&gt; 3</w:t>
            </w:r>
          </w:p>
        </w:tc>
        <w:tc>
          <w:tcPr>
            <w:shd w:fill="auto" w:val="clear"/>
          </w:tcPr>
          <w:p w:rsidR="00000000" w:rsidDel="00000000" w:rsidP="00000000" w:rsidRDefault="00000000" w:rsidRPr="00000000" w14:paraId="0000058E">
            <w:pPr>
              <w:spacing w:after="0" w:line="240" w:lineRule="auto"/>
              <w:ind w:firstLine="0"/>
              <w:jc w:val="left"/>
              <w:rPr>
                <w:color w:val="000000"/>
                <w:sz w:val="20"/>
                <w:szCs w:val="20"/>
              </w:rPr>
            </w:pPr>
            <w:r w:rsidDel="00000000" w:rsidR="00000000" w:rsidRPr="00000000">
              <w:rPr>
                <w:color w:val="000000"/>
                <w:sz w:val="20"/>
                <w:szCs w:val="20"/>
                <w:rtl w:val="0"/>
              </w:rPr>
              <w:t xml:space="preserve">5</w:t>
            </w:r>
          </w:p>
        </w:tc>
      </w:tr>
      <w:tr>
        <w:trPr>
          <w:cantSplit w:val="0"/>
          <w:trHeight w:val="312" w:hRule="atLeast"/>
          <w:tblHeader w:val="0"/>
        </w:trPr>
        <w:tc>
          <w:tcPr>
            <w:shd w:fill="auto" w:val="clear"/>
          </w:tcPr>
          <w:p w:rsidR="00000000" w:rsidDel="00000000" w:rsidP="00000000" w:rsidRDefault="00000000" w:rsidRPr="00000000" w14:paraId="0000058F">
            <w:pPr>
              <w:spacing w:after="0" w:line="240" w:lineRule="auto"/>
              <w:ind w:firstLine="0"/>
              <w:jc w:val="left"/>
              <w:rPr>
                <w:color w:val="000000"/>
                <w:sz w:val="20"/>
                <w:szCs w:val="20"/>
              </w:rPr>
            </w:pPr>
            <w:r w:rsidDel="00000000" w:rsidR="00000000" w:rsidRPr="00000000">
              <w:rPr>
                <w:color w:val="000000"/>
                <w:sz w:val="20"/>
                <w:szCs w:val="20"/>
                <w:rtl w:val="0"/>
              </w:rPr>
              <w:t xml:space="preserve">25</w:t>
            </w:r>
          </w:p>
        </w:tc>
        <w:tc>
          <w:tcPr>
            <w:shd w:fill="auto" w:val="clear"/>
          </w:tcPr>
          <w:p w:rsidR="00000000" w:rsidDel="00000000" w:rsidP="00000000" w:rsidRDefault="00000000" w:rsidRPr="00000000" w14:paraId="00000590">
            <w:pPr>
              <w:spacing w:after="0" w:line="240" w:lineRule="auto"/>
              <w:ind w:firstLine="0"/>
              <w:jc w:val="left"/>
              <w:rPr>
                <w:color w:val="000000"/>
                <w:sz w:val="20"/>
                <w:szCs w:val="20"/>
              </w:rPr>
            </w:pPr>
            <w:r w:rsidDel="00000000" w:rsidR="00000000" w:rsidRPr="00000000">
              <w:rPr>
                <w:color w:val="000000"/>
                <w:sz w:val="20"/>
                <w:szCs w:val="20"/>
                <w:rtl w:val="0"/>
              </w:rPr>
              <w:t xml:space="preserve">No. of people needed to operate the device</w:t>
            </w:r>
          </w:p>
        </w:tc>
        <w:tc>
          <w:tcPr>
            <w:shd w:fill="auto" w:val="clear"/>
          </w:tcPr>
          <w:p w:rsidR="00000000" w:rsidDel="00000000" w:rsidP="00000000" w:rsidRDefault="00000000" w:rsidRPr="00000000" w14:paraId="00000591">
            <w:pPr>
              <w:spacing w:after="0" w:line="240" w:lineRule="auto"/>
              <w:ind w:firstLine="0"/>
              <w:jc w:val="left"/>
              <w:rPr>
                <w:color w:val="000000"/>
                <w:sz w:val="20"/>
                <w:szCs w:val="20"/>
              </w:rPr>
            </w:pPr>
            <w:r w:rsidDel="00000000" w:rsidR="00000000" w:rsidRPr="00000000">
              <w:rPr>
                <w:color w:val="000000"/>
                <w:sz w:val="20"/>
                <w:szCs w:val="20"/>
                <w:rtl w:val="0"/>
              </w:rPr>
              <w:t xml:space="preserve"># </w:t>
            </w:r>
          </w:p>
        </w:tc>
        <w:tc>
          <w:tcPr>
            <w:shd w:fill="auto" w:val="clear"/>
          </w:tcPr>
          <w:p w:rsidR="00000000" w:rsidDel="00000000" w:rsidP="00000000" w:rsidRDefault="00000000" w:rsidRPr="00000000" w14:paraId="00000592">
            <w:pPr>
              <w:spacing w:after="0" w:line="240" w:lineRule="auto"/>
              <w:ind w:firstLine="0"/>
              <w:jc w:val="left"/>
              <w:rPr>
                <w:color w:val="000000"/>
                <w:sz w:val="20"/>
                <w:szCs w:val="20"/>
              </w:rPr>
            </w:pPr>
            <w:r w:rsidDel="00000000" w:rsidR="00000000" w:rsidRPr="00000000">
              <w:rPr>
                <w:color w:val="000000"/>
                <w:sz w:val="20"/>
                <w:szCs w:val="20"/>
                <w:rtl w:val="0"/>
              </w:rPr>
              <w:t xml:space="preserve">&lt; 3</w:t>
            </w:r>
          </w:p>
        </w:tc>
        <w:tc>
          <w:tcPr>
            <w:shd w:fill="auto" w:val="clear"/>
          </w:tcPr>
          <w:p w:rsidR="00000000" w:rsidDel="00000000" w:rsidP="00000000" w:rsidRDefault="00000000" w:rsidRPr="00000000" w14:paraId="00000593">
            <w:pPr>
              <w:spacing w:after="0" w:line="240" w:lineRule="auto"/>
              <w:ind w:firstLine="0"/>
              <w:jc w:val="left"/>
              <w:rPr>
                <w:color w:val="000000"/>
                <w:sz w:val="20"/>
                <w:szCs w:val="20"/>
              </w:rPr>
            </w:pPr>
            <w:r w:rsidDel="00000000" w:rsidR="00000000" w:rsidRPr="00000000">
              <w:rPr>
                <w:color w:val="000000"/>
                <w:sz w:val="20"/>
                <w:szCs w:val="20"/>
                <w:rtl w:val="0"/>
              </w:rPr>
              <w:t xml:space="preserve">1</w:t>
            </w:r>
          </w:p>
        </w:tc>
      </w:tr>
      <w:tr>
        <w:trPr>
          <w:cantSplit w:val="0"/>
          <w:trHeight w:val="312" w:hRule="atLeast"/>
          <w:tblHeader w:val="0"/>
        </w:trPr>
        <w:tc>
          <w:tcPr>
            <w:shd w:fill="auto" w:val="clear"/>
          </w:tcPr>
          <w:p w:rsidR="00000000" w:rsidDel="00000000" w:rsidP="00000000" w:rsidRDefault="00000000" w:rsidRPr="00000000" w14:paraId="00000594">
            <w:pPr>
              <w:spacing w:after="0" w:line="240" w:lineRule="auto"/>
              <w:ind w:firstLine="0"/>
              <w:jc w:val="left"/>
              <w:rPr>
                <w:color w:val="000000"/>
                <w:sz w:val="20"/>
                <w:szCs w:val="20"/>
              </w:rPr>
            </w:pPr>
            <w:r w:rsidDel="00000000" w:rsidR="00000000" w:rsidRPr="00000000">
              <w:rPr>
                <w:color w:val="000000"/>
                <w:sz w:val="20"/>
                <w:szCs w:val="20"/>
                <w:rtl w:val="0"/>
              </w:rPr>
              <w:t xml:space="preserve">26</w:t>
            </w:r>
          </w:p>
        </w:tc>
        <w:tc>
          <w:tcPr>
            <w:shd w:fill="auto" w:val="clear"/>
          </w:tcPr>
          <w:p w:rsidR="00000000" w:rsidDel="00000000" w:rsidP="00000000" w:rsidRDefault="00000000" w:rsidRPr="00000000" w14:paraId="00000595">
            <w:pPr>
              <w:spacing w:after="0" w:line="240" w:lineRule="auto"/>
              <w:ind w:firstLine="0"/>
              <w:jc w:val="left"/>
              <w:rPr>
                <w:color w:val="000000"/>
                <w:sz w:val="20"/>
                <w:szCs w:val="20"/>
              </w:rPr>
            </w:pPr>
            <w:r w:rsidDel="00000000" w:rsidR="00000000" w:rsidRPr="00000000">
              <w:rPr>
                <w:color w:val="000000"/>
                <w:sz w:val="20"/>
                <w:szCs w:val="20"/>
                <w:rtl w:val="0"/>
              </w:rPr>
              <w:t xml:space="preserve">Mechanical Force required to operate the device</w:t>
            </w:r>
          </w:p>
        </w:tc>
        <w:tc>
          <w:tcPr>
            <w:shd w:fill="auto" w:val="clear"/>
          </w:tcPr>
          <w:p w:rsidR="00000000" w:rsidDel="00000000" w:rsidP="00000000" w:rsidRDefault="00000000" w:rsidRPr="00000000" w14:paraId="00000596">
            <w:pPr>
              <w:spacing w:after="0" w:line="240" w:lineRule="auto"/>
              <w:ind w:firstLine="0"/>
              <w:jc w:val="left"/>
              <w:rPr>
                <w:color w:val="000000"/>
                <w:sz w:val="20"/>
                <w:szCs w:val="20"/>
              </w:rPr>
            </w:pPr>
            <w:r w:rsidDel="00000000" w:rsidR="00000000" w:rsidRPr="00000000">
              <w:rPr>
                <w:color w:val="000000"/>
                <w:sz w:val="20"/>
                <w:szCs w:val="20"/>
                <w:rtl w:val="0"/>
              </w:rPr>
              <w:t xml:space="preserve">N </w:t>
            </w:r>
          </w:p>
        </w:tc>
        <w:tc>
          <w:tcPr>
            <w:shd w:fill="auto" w:val="clear"/>
          </w:tcPr>
          <w:p w:rsidR="00000000" w:rsidDel="00000000" w:rsidP="00000000" w:rsidRDefault="00000000" w:rsidRPr="00000000" w14:paraId="00000597">
            <w:pPr>
              <w:spacing w:after="0" w:line="240" w:lineRule="auto"/>
              <w:ind w:firstLine="0"/>
              <w:jc w:val="left"/>
              <w:rPr>
                <w:color w:val="000000"/>
                <w:sz w:val="20"/>
                <w:szCs w:val="20"/>
              </w:rPr>
            </w:pPr>
            <w:r w:rsidDel="00000000" w:rsidR="00000000" w:rsidRPr="00000000">
              <w:rPr>
                <w:color w:val="000000"/>
                <w:sz w:val="20"/>
                <w:szCs w:val="20"/>
                <w:rtl w:val="0"/>
              </w:rPr>
              <w:t xml:space="preserve">&lt;150</w:t>
            </w:r>
          </w:p>
        </w:tc>
        <w:tc>
          <w:tcPr>
            <w:shd w:fill="auto" w:val="clear"/>
          </w:tcPr>
          <w:p w:rsidR="00000000" w:rsidDel="00000000" w:rsidP="00000000" w:rsidRDefault="00000000" w:rsidRPr="00000000" w14:paraId="00000598">
            <w:pPr>
              <w:spacing w:after="0" w:line="240" w:lineRule="auto"/>
              <w:ind w:firstLine="0"/>
              <w:jc w:val="left"/>
              <w:rPr>
                <w:color w:val="000000"/>
                <w:sz w:val="20"/>
                <w:szCs w:val="20"/>
              </w:rPr>
            </w:pPr>
            <w:r w:rsidDel="00000000" w:rsidR="00000000" w:rsidRPr="00000000">
              <w:rPr>
                <w:color w:val="000000"/>
                <w:sz w:val="20"/>
                <w:szCs w:val="20"/>
                <w:rtl w:val="0"/>
              </w:rPr>
              <w:t xml:space="preserve">80</w:t>
            </w:r>
          </w:p>
        </w:tc>
      </w:tr>
      <w:tr>
        <w:trPr>
          <w:cantSplit w:val="0"/>
          <w:trHeight w:val="312" w:hRule="atLeast"/>
          <w:tblHeader w:val="0"/>
        </w:trPr>
        <w:tc>
          <w:tcPr>
            <w:shd w:fill="auto" w:val="clear"/>
          </w:tcPr>
          <w:p w:rsidR="00000000" w:rsidDel="00000000" w:rsidP="00000000" w:rsidRDefault="00000000" w:rsidRPr="00000000" w14:paraId="00000599">
            <w:pPr>
              <w:spacing w:after="0" w:line="240" w:lineRule="auto"/>
              <w:ind w:firstLine="0"/>
              <w:jc w:val="left"/>
              <w:rPr>
                <w:color w:val="000000"/>
                <w:sz w:val="20"/>
                <w:szCs w:val="20"/>
              </w:rPr>
            </w:pPr>
            <w:r w:rsidDel="00000000" w:rsidR="00000000" w:rsidRPr="00000000">
              <w:rPr>
                <w:color w:val="000000"/>
                <w:sz w:val="20"/>
                <w:szCs w:val="20"/>
                <w:rtl w:val="0"/>
              </w:rPr>
              <w:t xml:space="preserve">27</w:t>
            </w:r>
          </w:p>
        </w:tc>
        <w:tc>
          <w:tcPr>
            <w:shd w:fill="auto" w:val="clear"/>
          </w:tcPr>
          <w:p w:rsidR="00000000" w:rsidDel="00000000" w:rsidP="00000000" w:rsidRDefault="00000000" w:rsidRPr="00000000" w14:paraId="0000059A">
            <w:pPr>
              <w:spacing w:after="0" w:line="240" w:lineRule="auto"/>
              <w:ind w:firstLine="0"/>
              <w:jc w:val="left"/>
              <w:rPr>
                <w:color w:val="000000"/>
                <w:sz w:val="20"/>
                <w:szCs w:val="20"/>
              </w:rPr>
            </w:pPr>
            <w:r w:rsidDel="00000000" w:rsidR="00000000" w:rsidRPr="00000000">
              <w:rPr>
                <w:color w:val="000000"/>
                <w:sz w:val="20"/>
                <w:szCs w:val="20"/>
                <w:rtl w:val="0"/>
              </w:rPr>
              <w:t xml:space="preserve">Height where mechanical input is applied</w:t>
            </w:r>
          </w:p>
        </w:tc>
        <w:tc>
          <w:tcPr>
            <w:shd w:fill="auto" w:val="clear"/>
          </w:tcPr>
          <w:p w:rsidR="00000000" w:rsidDel="00000000" w:rsidP="00000000" w:rsidRDefault="00000000" w:rsidRPr="00000000" w14:paraId="0000059B">
            <w:pPr>
              <w:spacing w:after="0" w:line="240" w:lineRule="auto"/>
              <w:ind w:firstLine="0"/>
              <w:jc w:val="left"/>
              <w:rPr>
                <w:color w:val="000000"/>
                <w:sz w:val="20"/>
                <w:szCs w:val="20"/>
              </w:rPr>
            </w:pPr>
            <w:r w:rsidDel="00000000" w:rsidR="00000000" w:rsidRPr="00000000">
              <w:rPr>
                <w:color w:val="000000"/>
                <w:sz w:val="20"/>
                <w:szCs w:val="20"/>
                <w:rtl w:val="0"/>
              </w:rPr>
              <w:t xml:space="preserve">cm</w:t>
            </w:r>
          </w:p>
        </w:tc>
        <w:tc>
          <w:tcPr>
            <w:shd w:fill="auto" w:val="clear"/>
          </w:tcPr>
          <w:p w:rsidR="00000000" w:rsidDel="00000000" w:rsidP="00000000" w:rsidRDefault="00000000" w:rsidRPr="00000000" w14:paraId="0000059C">
            <w:pPr>
              <w:spacing w:after="0" w:line="240" w:lineRule="auto"/>
              <w:ind w:firstLine="0"/>
              <w:jc w:val="left"/>
              <w:rPr>
                <w:color w:val="000000"/>
                <w:sz w:val="20"/>
                <w:szCs w:val="20"/>
              </w:rPr>
            </w:pPr>
            <w:r w:rsidDel="00000000" w:rsidR="00000000" w:rsidRPr="00000000">
              <w:rPr>
                <w:color w:val="000000"/>
                <w:sz w:val="20"/>
                <w:szCs w:val="20"/>
                <w:rtl w:val="0"/>
              </w:rPr>
              <w:t xml:space="preserve">&lt; 140</w:t>
            </w:r>
          </w:p>
        </w:tc>
        <w:tc>
          <w:tcPr>
            <w:shd w:fill="auto" w:val="clear"/>
          </w:tcPr>
          <w:p w:rsidR="00000000" w:rsidDel="00000000" w:rsidP="00000000" w:rsidRDefault="00000000" w:rsidRPr="00000000" w14:paraId="0000059D">
            <w:pPr>
              <w:spacing w:after="0" w:line="240" w:lineRule="auto"/>
              <w:ind w:firstLine="0"/>
              <w:jc w:val="left"/>
              <w:rPr>
                <w:color w:val="000000"/>
                <w:sz w:val="20"/>
                <w:szCs w:val="20"/>
              </w:rPr>
            </w:pPr>
            <w:r w:rsidDel="00000000" w:rsidR="00000000" w:rsidRPr="00000000">
              <w:rPr>
                <w:color w:val="000000"/>
                <w:sz w:val="20"/>
                <w:szCs w:val="20"/>
                <w:rtl w:val="0"/>
              </w:rPr>
              <w:t xml:space="preserve">&lt; 120</w:t>
            </w:r>
          </w:p>
        </w:tc>
      </w:tr>
      <w:tr>
        <w:trPr>
          <w:cantSplit w:val="0"/>
          <w:trHeight w:val="312" w:hRule="atLeast"/>
          <w:tblHeader w:val="0"/>
        </w:trPr>
        <w:tc>
          <w:tcPr>
            <w:shd w:fill="auto" w:val="clear"/>
          </w:tcPr>
          <w:p w:rsidR="00000000" w:rsidDel="00000000" w:rsidP="00000000" w:rsidRDefault="00000000" w:rsidRPr="00000000" w14:paraId="0000059E">
            <w:pPr>
              <w:spacing w:after="0" w:line="240" w:lineRule="auto"/>
              <w:ind w:firstLine="0"/>
              <w:jc w:val="left"/>
              <w:rPr>
                <w:color w:val="000000"/>
                <w:sz w:val="20"/>
                <w:szCs w:val="20"/>
              </w:rPr>
            </w:pPr>
            <w:r w:rsidDel="00000000" w:rsidR="00000000" w:rsidRPr="00000000">
              <w:rPr>
                <w:color w:val="000000"/>
                <w:sz w:val="20"/>
                <w:szCs w:val="20"/>
                <w:rtl w:val="0"/>
              </w:rPr>
              <w:t xml:space="preserve">28</w:t>
            </w:r>
          </w:p>
        </w:tc>
        <w:tc>
          <w:tcPr>
            <w:shd w:fill="auto" w:val="clear"/>
          </w:tcPr>
          <w:p w:rsidR="00000000" w:rsidDel="00000000" w:rsidP="00000000" w:rsidRDefault="00000000" w:rsidRPr="00000000" w14:paraId="0000059F">
            <w:pPr>
              <w:spacing w:after="0" w:line="240" w:lineRule="auto"/>
              <w:ind w:firstLine="0"/>
              <w:jc w:val="left"/>
              <w:rPr>
                <w:color w:val="000000"/>
                <w:sz w:val="20"/>
                <w:szCs w:val="20"/>
              </w:rPr>
            </w:pPr>
            <w:r w:rsidDel="00000000" w:rsidR="00000000" w:rsidRPr="00000000">
              <w:rPr>
                <w:color w:val="000000"/>
                <w:sz w:val="20"/>
                <w:szCs w:val="20"/>
                <w:rtl w:val="0"/>
              </w:rPr>
              <w:t xml:space="preserve">Time needed to clean the device</w:t>
            </w:r>
          </w:p>
        </w:tc>
        <w:tc>
          <w:tcPr>
            <w:shd w:fill="auto" w:val="clear"/>
          </w:tcPr>
          <w:p w:rsidR="00000000" w:rsidDel="00000000" w:rsidP="00000000" w:rsidRDefault="00000000" w:rsidRPr="00000000" w14:paraId="000005A0">
            <w:pPr>
              <w:spacing w:after="0" w:line="240" w:lineRule="auto"/>
              <w:ind w:firstLine="0"/>
              <w:jc w:val="left"/>
              <w:rPr>
                <w:color w:val="000000"/>
                <w:sz w:val="20"/>
                <w:szCs w:val="20"/>
              </w:rPr>
            </w:pPr>
            <w:r w:rsidDel="00000000" w:rsidR="00000000" w:rsidRPr="00000000">
              <w:rPr>
                <w:color w:val="000000"/>
                <w:sz w:val="20"/>
                <w:szCs w:val="20"/>
                <w:rtl w:val="0"/>
              </w:rPr>
              <w:t xml:space="preserve">min</w:t>
            </w:r>
          </w:p>
        </w:tc>
        <w:tc>
          <w:tcPr>
            <w:shd w:fill="auto" w:val="clear"/>
          </w:tcPr>
          <w:p w:rsidR="00000000" w:rsidDel="00000000" w:rsidP="00000000" w:rsidRDefault="00000000" w:rsidRPr="00000000" w14:paraId="000005A1">
            <w:pPr>
              <w:spacing w:after="0" w:line="240" w:lineRule="auto"/>
              <w:ind w:firstLine="0"/>
              <w:jc w:val="left"/>
              <w:rPr>
                <w:color w:val="000000"/>
                <w:sz w:val="20"/>
                <w:szCs w:val="20"/>
              </w:rPr>
            </w:pPr>
            <w:r w:rsidDel="00000000" w:rsidR="00000000" w:rsidRPr="00000000">
              <w:rPr>
                <w:color w:val="000000"/>
                <w:sz w:val="20"/>
                <w:szCs w:val="20"/>
                <w:rtl w:val="0"/>
              </w:rPr>
              <w:t xml:space="preserve">&lt; 10</w:t>
            </w:r>
          </w:p>
        </w:tc>
        <w:tc>
          <w:tcPr>
            <w:shd w:fill="auto" w:val="clear"/>
          </w:tcPr>
          <w:p w:rsidR="00000000" w:rsidDel="00000000" w:rsidP="00000000" w:rsidRDefault="00000000" w:rsidRPr="00000000" w14:paraId="000005A2">
            <w:pPr>
              <w:spacing w:after="0" w:line="240" w:lineRule="auto"/>
              <w:ind w:firstLine="0"/>
              <w:jc w:val="left"/>
              <w:rPr>
                <w:color w:val="000000"/>
                <w:sz w:val="20"/>
                <w:szCs w:val="20"/>
              </w:rPr>
            </w:pPr>
            <w:r w:rsidDel="00000000" w:rsidR="00000000" w:rsidRPr="00000000">
              <w:rPr>
                <w:color w:val="000000"/>
                <w:sz w:val="20"/>
                <w:szCs w:val="20"/>
                <w:rtl w:val="0"/>
              </w:rPr>
              <w:t xml:space="preserve">5</w:t>
            </w:r>
          </w:p>
        </w:tc>
      </w:tr>
      <w:tr>
        <w:trPr>
          <w:cantSplit w:val="0"/>
          <w:trHeight w:val="312" w:hRule="atLeast"/>
          <w:tblHeader w:val="0"/>
        </w:trPr>
        <w:tc>
          <w:tcPr>
            <w:shd w:fill="auto" w:val="clear"/>
          </w:tcPr>
          <w:p w:rsidR="00000000" w:rsidDel="00000000" w:rsidP="00000000" w:rsidRDefault="00000000" w:rsidRPr="00000000" w14:paraId="000005A3">
            <w:pPr>
              <w:spacing w:after="0" w:line="240" w:lineRule="auto"/>
              <w:ind w:firstLine="0"/>
              <w:jc w:val="left"/>
              <w:rPr>
                <w:color w:val="000000"/>
                <w:sz w:val="20"/>
                <w:szCs w:val="20"/>
              </w:rPr>
            </w:pPr>
            <w:r w:rsidDel="00000000" w:rsidR="00000000" w:rsidRPr="00000000">
              <w:rPr>
                <w:color w:val="000000"/>
                <w:sz w:val="20"/>
                <w:szCs w:val="20"/>
                <w:rtl w:val="0"/>
              </w:rPr>
              <w:t xml:space="preserve">29</w:t>
            </w:r>
          </w:p>
        </w:tc>
        <w:tc>
          <w:tcPr>
            <w:shd w:fill="auto" w:val="clear"/>
          </w:tcPr>
          <w:p w:rsidR="00000000" w:rsidDel="00000000" w:rsidP="00000000" w:rsidRDefault="00000000" w:rsidRPr="00000000" w14:paraId="000005A4">
            <w:pPr>
              <w:spacing w:after="0" w:line="240" w:lineRule="auto"/>
              <w:ind w:firstLine="0"/>
              <w:jc w:val="left"/>
              <w:rPr>
                <w:color w:val="000000"/>
                <w:sz w:val="20"/>
                <w:szCs w:val="20"/>
              </w:rPr>
            </w:pPr>
            <w:r w:rsidDel="00000000" w:rsidR="00000000" w:rsidRPr="00000000">
              <w:rPr>
                <w:color w:val="000000"/>
                <w:sz w:val="20"/>
                <w:szCs w:val="20"/>
                <w:rtl w:val="0"/>
              </w:rPr>
              <w:t xml:space="preserve">Time needed to move the device from fixed location</w:t>
            </w:r>
          </w:p>
        </w:tc>
        <w:tc>
          <w:tcPr>
            <w:shd w:fill="auto" w:val="clear"/>
          </w:tcPr>
          <w:p w:rsidR="00000000" w:rsidDel="00000000" w:rsidP="00000000" w:rsidRDefault="00000000" w:rsidRPr="00000000" w14:paraId="000005A5">
            <w:pPr>
              <w:spacing w:after="0" w:line="240" w:lineRule="auto"/>
              <w:ind w:firstLine="0"/>
              <w:jc w:val="left"/>
              <w:rPr>
                <w:color w:val="000000"/>
                <w:sz w:val="20"/>
                <w:szCs w:val="20"/>
              </w:rPr>
            </w:pPr>
            <w:r w:rsidDel="00000000" w:rsidR="00000000" w:rsidRPr="00000000">
              <w:rPr>
                <w:color w:val="000000"/>
                <w:sz w:val="20"/>
                <w:szCs w:val="20"/>
                <w:rtl w:val="0"/>
              </w:rPr>
              <w:t xml:space="preserve">min</w:t>
            </w:r>
          </w:p>
        </w:tc>
        <w:tc>
          <w:tcPr>
            <w:shd w:fill="auto" w:val="clear"/>
          </w:tcPr>
          <w:p w:rsidR="00000000" w:rsidDel="00000000" w:rsidP="00000000" w:rsidRDefault="00000000" w:rsidRPr="00000000" w14:paraId="000005A6">
            <w:pPr>
              <w:spacing w:after="0" w:line="240" w:lineRule="auto"/>
              <w:ind w:firstLine="0"/>
              <w:jc w:val="left"/>
              <w:rPr>
                <w:color w:val="000000"/>
                <w:sz w:val="20"/>
                <w:szCs w:val="20"/>
              </w:rPr>
            </w:pPr>
            <w:r w:rsidDel="00000000" w:rsidR="00000000" w:rsidRPr="00000000">
              <w:rPr>
                <w:color w:val="000000"/>
                <w:sz w:val="20"/>
                <w:szCs w:val="20"/>
                <w:rtl w:val="0"/>
              </w:rPr>
              <w:t xml:space="preserve">&lt; 10</w:t>
            </w:r>
          </w:p>
        </w:tc>
        <w:tc>
          <w:tcPr>
            <w:shd w:fill="auto" w:val="clear"/>
          </w:tcPr>
          <w:p w:rsidR="00000000" w:rsidDel="00000000" w:rsidP="00000000" w:rsidRDefault="00000000" w:rsidRPr="00000000" w14:paraId="000005A7">
            <w:pPr>
              <w:spacing w:after="0" w:line="240" w:lineRule="auto"/>
              <w:ind w:firstLine="0"/>
              <w:jc w:val="left"/>
              <w:rPr>
                <w:color w:val="000000"/>
                <w:sz w:val="20"/>
                <w:szCs w:val="20"/>
              </w:rPr>
            </w:pPr>
            <w:r w:rsidDel="00000000" w:rsidR="00000000" w:rsidRPr="00000000">
              <w:rPr>
                <w:color w:val="000000"/>
                <w:sz w:val="20"/>
                <w:szCs w:val="20"/>
                <w:rtl w:val="0"/>
              </w:rPr>
              <w:t xml:space="preserve">5</w:t>
            </w:r>
          </w:p>
        </w:tc>
      </w:tr>
      <w:tr>
        <w:trPr>
          <w:cantSplit w:val="0"/>
          <w:trHeight w:val="312" w:hRule="atLeast"/>
          <w:tblHeader w:val="0"/>
        </w:trPr>
        <w:tc>
          <w:tcPr>
            <w:shd w:fill="auto" w:val="clear"/>
          </w:tcPr>
          <w:p w:rsidR="00000000" w:rsidDel="00000000" w:rsidP="00000000" w:rsidRDefault="00000000" w:rsidRPr="00000000" w14:paraId="000005A8">
            <w:pPr>
              <w:spacing w:after="0" w:line="240" w:lineRule="auto"/>
              <w:ind w:firstLine="0"/>
              <w:jc w:val="left"/>
              <w:rPr>
                <w:color w:val="000000"/>
                <w:sz w:val="20"/>
                <w:szCs w:val="20"/>
              </w:rPr>
            </w:pPr>
            <w:r w:rsidDel="00000000" w:rsidR="00000000" w:rsidRPr="00000000">
              <w:rPr>
                <w:color w:val="000000"/>
                <w:sz w:val="20"/>
                <w:szCs w:val="20"/>
                <w:rtl w:val="0"/>
              </w:rPr>
              <w:t xml:space="preserve">30</w:t>
            </w:r>
          </w:p>
        </w:tc>
        <w:tc>
          <w:tcPr>
            <w:shd w:fill="auto" w:val="clear"/>
          </w:tcPr>
          <w:p w:rsidR="00000000" w:rsidDel="00000000" w:rsidP="00000000" w:rsidRDefault="00000000" w:rsidRPr="00000000" w14:paraId="000005A9">
            <w:pPr>
              <w:spacing w:after="0" w:line="240" w:lineRule="auto"/>
              <w:ind w:firstLine="0"/>
              <w:jc w:val="left"/>
              <w:rPr>
                <w:color w:val="000000"/>
                <w:sz w:val="20"/>
                <w:szCs w:val="20"/>
              </w:rPr>
            </w:pPr>
            <w:r w:rsidDel="00000000" w:rsidR="00000000" w:rsidRPr="00000000">
              <w:rPr>
                <w:color w:val="000000"/>
                <w:sz w:val="20"/>
                <w:szCs w:val="20"/>
                <w:rtl w:val="0"/>
              </w:rPr>
              <w:t xml:space="preserve">Height of the device</w:t>
            </w:r>
          </w:p>
        </w:tc>
        <w:tc>
          <w:tcPr>
            <w:shd w:fill="auto" w:val="clear"/>
          </w:tcPr>
          <w:p w:rsidR="00000000" w:rsidDel="00000000" w:rsidP="00000000" w:rsidRDefault="00000000" w:rsidRPr="00000000" w14:paraId="000005AA">
            <w:pPr>
              <w:spacing w:after="0" w:line="240" w:lineRule="auto"/>
              <w:ind w:firstLine="0"/>
              <w:jc w:val="left"/>
              <w:rPr>
                <w:color w:val="000000"/>
                <w:sz w:val="20"/>
                <w:szCs w:val="20"/>
              </w:rPr>
            </w:pPr>
            <w:r w:rsidDel="00000000" w:rsidR="00000000" w:rsidRPr="00000000">
              <w:rPr>
                <w:color w:val="000000"/>
                <w:sz w:val="20"/>
                <w:szCs w:val="20"/>
                <w:rtl w:val="0"/>
              </w:rPr>
              <w:t xml:space="preserve">m</w:t>
            </w:r>
          </w:p>
        </w:tc>
        <w:tc>
          <w:tcPr>
            <w:shd w:fill="auto" w:val="clear"/>
          </w:tcPr>
          <w:p w:rsidR="00000000" w:rsidDel="00000000" w:rsidP="00000000" w:rsidRDefault="00000000" w:rsidRPr="00000000" w14:paraId="000005AB">
            <w:pPr>
              <w:spacing w:after="0" w:line="240" w:lineRule="auto"/>
              <w:ind w:firstLine="0"/>
              <w:jc w:val="left"/>
              <w:rPr>
                <w:color w:val="000000"/>
                <w:sz w:val="20"/>
                <w:szCs w:val="20"/>
              </w:rPr>
            </w:pPr>
            <w:r w:rsidDel="00000000" w:rsidR="00000000" w:rsidRPr="00000000">
              <w:rPr>
                <w:color w:val="000000"/>
                <w:sz w:val="20"/>
                <w:szCs w:val="20"/>
                <w:rtl w:val="0"/>
              </w:rPr>
              <w:t xml:space="preserve">&lt; 3</w:t>
            </w:r>
          </w:p>
        </w:tc>
        <w:tc>
          <w:tcPr>
            <w:shd w:fill="auto" w:val="clear"/>
          </w:tcPr>
          <w:p w:rsidR="00000000" w:rsidDel="00000000" w:rsidP="00000000" w:rsidRDefault="00000000" w:rsidRPr="00000000" w14:paraId="000005AC">
            <w:pPr>
              <w:spacing w:after="0" w:line="240" w:lineRule="auto"/>
              <w:ind w:firstLine="0"/>
              <w:jc w:val="left"/>
              <w:rPr>
                <w:color w:val="000000"/>
                <w:sz w:val="20"/>
                <w:szCs w:val="20"/>
              </w:rPr>
            </w:pPr>
            <w:r w:rsidDel="00000000" w:rsidR="00000000" w:rsidRPr="00000000">
              <w:rPr>
                <w:color w:val="000000"/>
                <w:sz w:val="20"/>
                <w:szCs w:val="20"/>
                <w:rtl w:val="0"/>
              </w:rPr>
              <w:t xml:space="preserve">&lt; 2</w:t>
            </w:r>
          </w:p>
        </w:tc>
      </w:tr>
      <w:tr>
        <w:trPr>
          <w:cantSplit w:val="0"/>
          <w:trHeight w:val="312" w:hRule="atLeast"/>
          <w:tblHeader w:val="0"/>
        </w:trPr>
        <w:tc>
          <w:tcPr>
            <w:shd w:fill="auto" w:val="clear"/>
          </w:tcPr>
          <w:p w:rsidR="00000000" w:rsidDel="00000000" w:rsidP="00000000" w:rsidRDefault="00000000" w:rsidRPr="00000000" w14:paraId="000005AD">
            <w:pPr>
              <w:spacing w:after="0" w:line="240" w:lineRule="auto"/>
              <w:ind w:firstLine="0"/>
              <w:jc w:val="left"/>
              <w:rPr>
                <w:color w:val="000000"/>
                <w:sz w:val="20"/>
                <w:szCs w:val="20"/>
              </w:rPr>
            </w:pPr>
            <w:r w:rsidDel="00000000" w:rsidR="00000000" w:rsidRPr="00000000">
              <w:rPr>
                <w:color w:val="000000"/>
                <w:sz w:val="20"/>
                <w:szCs w:val="20"/>
                <w:rtl w:val="0"/>
              </w:rPr>
              <w:t xml:space="preserve">31</w:t>
            </w:r>
          </w:p>
        </w:tc>
        <w:tc>
          <w:tcPr>
            <w:shd w:fill="auto" w:val="clear"/>
          </w:tcPr>
          <w:p w:rsidR="00000000" w:rsidDel="00000000" w:rsidP="00000000" w:rsidRDefault="00000000" w:rsidRPr="00000000" w14:paraId="000005AE">
            <w:pPr>
              <w:spacing w:after="0" w:line="240" w:lineRule="auto"/>
              <w:ind w:firstLine="0"/>
              <w:jc w:val="left"/>
              <w:rPr>
                <w:color w:val="000000"/>
                <w:sz w:val="20"/>
                <w:szCs w:val="20"/>
              </w:rPr>
            </w:pPr>
            <w:r w:rsidDel="00000000" w:rsidR="00000000" w:rsidRPr="00000000">
              <w:rPr>
                <w:color w:val="000000"/>
                <w:sz w:val="20"/>
                <w:szCs w:val="20"/>
                <w:rtl w:val="0"/>
              </w:rPr>
              <w:t xml:space="preserve">Width / Length of the device</w:t>
            </w:r>
          </w:p>
        </w:tc>
        <w:tc>
          <w:tcPr>
            <w:shd w:fill="auto" w:val="clear"/>
          </w:tcPr>
          <w:p w:rsidR="00000000" w:rsidDel="00000000" w:rsidP="00000000" w:rsidRDefault="00000000" w:rsidRPr="00000000" w14:paraId="000005AF">
            <w:pPr>
              <w:spacing w:after="0" w:line="240" w:lineRule="auto"/>
              <w:ind w:firstLine="0"/>
              <w:jc w:val="left"/>
              <w:rPr>
                <w:color w:val="000000"/>
                <w:sz w:val="20"/>
                <w:szCs w:val="20"/>
              </w:rPr>
            </w:pPr>
            <w:r w:rsidDel="00000000" w:rsidR="00000000" w:rsidRPr="00000000">
              <w:rPr>
                <w:color w:val="000000"/>
                <w:sz w:val="20"/>
                <w:szCs w:val="20"/>
                <w:rtl w:val="0"/>
              </w:rPr>
              <w:t xml:space="preserve">m</w:t>
            </w:r>
          </w:p>
        </w:tc>
        <w:tc>
          <w:tcPr>
            <w:shd w:fill="auto" w:val="clear"/>
          </w:tcPr>
          <w:p w:rsidR="00000000" w:rsidDel="00000000" w:rsidP="00000000" w:rsidRDefault="00000000" w:rsidRPr="00000000" w14:paraId="000005B0">
            <w:pPr>
              <w:spacing w:after="0" w:line="240" w:lineRule="auto"/>
              <w:ind w:firstLine="0"/>
              <w:jc w:val="left"/>
              <w:rPr>
                <w:color w:val="000000"/>
                <w:sz w:val="20"/>
                <w:szCs w:val="20"/>
              </w:rPr>
            </w:pPr>
            <w:r w:rsidDel="00000000" w:rsidR="00000000" w:rsidRPr="00000000">
              <w:rPr>
                <w:color w:val="000000"/>
                <w:sz w:val="20"/>
                <w:szCs w:val="20"/>
                <w:rtl w:val="0"/>
              </w:rPr>
              <w:t xml:space="preserve">&lt; 3</w:t>
            </w:r>
          </w:p>
        </w:tc>
        <w:tc>
          <w:tcPr>
            <w:shd w:fill="auto" w:val="clear"/>
          </w:tcPr>
          <w:p w:rsidR="00000000" w:rsidDel="00000000" w:rsidP="00000000" w:rsidRDefault="00000000" w:rsidRPr="00000000" w14:paraId="000005B1">
            <w:pPr>
              <w:spacing w:after="0" w:line="240" w:lineRule="auto"/>
              <w:ind w:firstLine="0"/>
              <w:jc w:val="left"/>
              <w:rPr>
                <w:color w:val="000000"/>
                <w:sz w:val="20"/>
                <w:szCs w:val="20"/>
              </w:rPr>
            </w:pPr>
            <w:r w:rsidDel="00000000" w:rsidR="00000000" w:rsidRPr="00000000">
              <w:rPr>
                <w:color w:val="000000"/>
                <w:sz w:val="20"/>
                <w:szCs w:val="20"/>
                <w:rtl w:val="0"/>
              </w:rPr>
              <w:t xml:space="preserve">&lt; 2</w:t>
            </w:r>
          </w:p>
        </w:tc>
      </w:tr>
      <w:tr>
        <w:trPr>
          <w:cantSplit w:val="0"/>
          <w:trHeight w:val="312" w:hRule="atLeast"/>
          <w:tblHeader w:val="0"/>
        </w:trPr>
        <w:tc>
          <w:tcPr>
            <w:shd w:fill="auto" w:val="clear"/>
          </w:tcPr>
          <w:p w:rsidR="00000000" w:rsidDel="00000000" w:rsidP="00000000" w:rsidRDefault="00000000" w:rsidRPr="00000000" w14:paraId="000005B2">
            <w:pPr>
              <w:spacing w:after="0" w:line="240" w:lineRule="auto"/>
              <w:ind w:firstLine="0"/>
              <w:jc w:val="left"/>
              <w:rPr>
                <w:color w:val="000000"/>
                <w:sz w:val="20"/>
                <w:szCs w:val="20"/>
              </w:rPr>
            </w:pPr>
            <w:r w:rsidDel="00000000" w:rsidR="00000000" w:rsidRPr="00000000">
              <w:rPr>
                <w:color w:val="000000"/>
                <w:sz w:val="20"/>
                <w:szCs w:val="20"/>
                <w:rtl w:val="0"/>
              </w:rPr>
              <w:t xml:space="preserve">32</w:t>
            </w:r>
          </w:p>
        </w:tc>
        <w:tc>
          <w:tcPr>
            <w:shd w:fill="auto" w:val="clear"/>
          </w:tcPr>
          <w:p w:rsidR="00000000" w:rsidDel="00000000" w:rsidP="00000000" w:rsidRDefault="00000000" w:rsidRPr="00000000" w14:paraId="000005B3">
            <w:pPr>
              <w:spacing w:after="0" w:line="240" w:lineRule="auto"/>
              <w:ind w:firstLine="0"/>
              <w:jc w:val="left"/>
              <w:rPr>
                <w:color w:val="000000"/>
                <w:sz w:val="20"/>
                <w:szCs w:val="20"/>
              </w:rPr>
            </w:pPr>
            <w:r w:rsidDel="00000000" w:rsidR="00000000" w:rsidRPr="00000000">
              <w:rPr>
                <w:color w:val="000000"/>
                <w:sz w:val="20"/>
                <w:szCs w:val="20"/>
                <w:rtl w:val="0"/>
              </w:rPr>
              <w:t xml:space="preserve">No. of harmful spots the user is exposed to </w:t>
            </w:r>
          </w:p>
        </w:tc>
        <w:tc>
          <w:tcPr>
            <w:shd w:fill="auto" w:val="clear"/>
          </w:tcPr>
          <w:p w:rsidR="00000000" w:rsidDel="00000000" w:rsidP="00000000" w:rsidRDefault="00000000" w:rsidRPr="00000000" w14:paraId="000005B4">
            <w:pPr>
              <w:spacing w:after="0" w:line="240" w:lineRule="auto"/>
              <w:ind w:firstLine="0"/>
              <w:jc w:val="left"/>
              <w:rPr>
                <w:color w:val="000000"/>
                <w:sz w:val="20"/>
                <w:szCs w:val="20"/>
              </w:rPr>
            </w:pPr>
            <w:r w:rsidDel="00000000" w:rsidR="00000000" w:rsidRPr="00000000">
              <w:rPr>
                <w:color w:val="000000"/>
                <w:sz w:val="20"/>
                <w:szCs w:val="20"/>
                <w:rtl w:val="0"/>
              </w:rPr>
              <w:t xml:space="preserve"># </w:t>
            </w:r>
          </w:p>
        </w:tc>
        <w:tc>
          <w:tcPr>
            <w:shd w:fill="auto" w:val="clear"/>
          </w:tcPr>
          <w:p w:rsidR="00000000" w:rsidDel="00000000" w:rsidP="00000000" w:rsidRDefault="00000000" w:rsidRPr="00000000" w14:paraId="000005B5">
            <w:pPr>
              <w:spacing w:after="0" w:line="240" w:lineRule="auto"/>
              <w:ind w:firstLine="0"/>
              <w:jc w:val="left"/>
              <w:rPr>
                <w:color w:val="000000"/>
                <w:sz w:val="20"/>
                <w:szCs w:val="20"/>
              </w:rPr>
            </w:pPr>
            <w:r w:rsidDel="00000000" w:rsidR="00000000" w:rsidRPr="00000000">
              <w:rPr>
                <w:color w:val="000000"/>
                <w:sz w:val="20"/>
                <w:szCs w:val="20"/>
                <w:rtl w:val="0"/>
              </w:rPr>
              <w:t xml:space="preserve">&lt; 3</w:t>
            </w:r>
          </w:p>
        </w:tc>
        <w:tc>
          <w:tcPr>
            <w:shd w:fill="auto" w:val="clear"/>
          </w:tcPr>
          <w:p w:rsidR="00000000" w:rsidDel="00000000" w:rsidP="00000000" w:rsidRDefault="00000000" w:rsidRPr="00000000" w14:paraId="000005B6">
            <w:pPr>
              <w:spacing w:after="0" w:line="240" w:lineRule="auto"/>
              <w:ind w:firstLine="0"/>
              <w:jc w:val="left"/>
              <w:rPr>
                <w:color w:val="000000"/>
                <w:sz w:val="20"/>
                <w:szCs w:val="20"/>
              </w:rPr>
            </w:pPr>
            <w:r w:rsidDel="00000000" w:rsidR="00000000" w:rsidRPr="00000000">
              <w:rPr>
                <w:color w:val="000000"/>
                <w:sz w:val="20"/>
                <w:szCs w:val="20"/>
                <w:rtl w:val="0"/>
              </w:rPr>
              <w:t xml:space="preserve">0</w:t>
            </w:r>
          </w:p>
        </w:tc>
      </w:tr>
      <w:tr>
        <w:trPr>
          <w:cantSplit w:val="0"/>
          <w:trHeight w:val="312" w:hRule="atLeast"/>
          <w:tblHeader w:val="0"/>
        </w:trPr>
        <w:tc>
          <w:tcPr>
            <w:shd w:fill="auto" w:val="clear"/>
          </w:tcPr>
          <w:p w:rsidR="00000000" w:rsidDel="00000000" w:rsidP="00000000" w:rsidRDefault="00000000" w:rsidRPr="00000000" w14:paraId="000005B7">
            <w:pPr>
              <w:spacing w:after="0" w:line="240" w:lineRule="auto"/>
              <w:ind w:firstLine="0"/>
              <w:jc w:val="left"/>
              <w:rPr>
                <w:color w:val="000000"/>
                <w:sz w:val="20"/>
                <w:szCs w:val="20"/>
              </w:rPr>
            </w:pPr>
            <w:r w:rsidDel="00000000" w:rsidR="00000000" w:rsidRPr="00000000">
              <w:rPr>
                <w:color w:val="000000"/>
                <w:sz w:val="20"/>
                <w:szCs w:val="20"/>
                <w:rtl w:val="0"/>
              </w:rPr>
              <w:t xml:space="preserve">33</w:t>
            </w:r>
          </w:p>
        </w:tc>
        <w:tc>
          <w:tcPr>
            <w:shd w:fill="auto" w:val="clear"/>
          </w:tcPr>
          <w:p w:rsidR="00000000" w:rsidDel="00000000" w:rsidP="00000000" w:rsidRDefault="00000000" w:rsidRPr="00000000" w14:paraId="000005B8">
            <w:pPr>
              <w:spacing w:after="0" w:line="240" w:lineRule="auto"/>
              <w:ind w:firstLine="0"/>
              <w:jc w:val="left"/>
              <w:rPr>
                <w:color w:val="000000"/>
                <w:sz w:val="20"/>
                <w:szCs w:val="20"/>
              </w:rPr>
            </w:pPr>
            <w:r w:rsidDel="00000000" w:rsidR="00000000" w:rsidRPr="00000000">
              <w:rPr>
                <w:color w:val="000000"/>
                <w:sz w:val="20"/>
                <w:szCs w:val="20"/>
                <w:rtl w:val="0"/>
              </w:rPr>
              <w:t xml:space="preserve">Level of accident protection</w:t>
            </w:r>
          </w:p>
        </w:tc>
        <w:tc>
          <w:tcPr>
            <w:shd w:fill="auto" w:val="clear"/>
          </w:tcPr>
          <w:p w:rsidR="00000000" w:rsidDel="00000000" w:rsidP="00000000" w:rsidRDefault="00000000" w:rsidRPr="00000000" w14:paraId="000005B9">
            <w:pPr>
              <w:spacing w:after="0" w:line="240" w:lineRule="auto"/>
              <w:ind w:firstLine="0"/>
              <w:jc w:val="left"/>
              <w:rPr>
                <w:color w:val="000000"/>
                <w:sz w:val="20"/>
                <w:szCs w:val="20"/>
              </w:rPr>
            </w:pPr>
            <w:r w:rsidDel="00000000" w:rsidR="00000000" w:rsidRPr="00000000">
              <w:rPr>
                <w:color w:val="000000"/>
                <w:sz w:val="20"/>
                <w:szCs w:val="20"/>
                <w:rtl w:val="0"/>
              </w:rPr>
              <w:t xml:space="preserve">Subj.</w:t>
            </w:r>
          </w:p>
        </w:tc>
        <w:tc>
          <w:tcPr>
            <w:shd w:fill="auto" w:val="clear"/>
          </w:tcPr>
          <w:p w:rsidR="00000000" w:rsidDel="00000000" w:rsidP="00000000" w:rsidRDefault="00000000" w:rsidRPr="00000000" w14:paraId="000005BA">
            <w:pPr>
              <w:spacing w:after="0" w:line="240" w:lineRule="auto"/>
              <w:ind w:firstLine="0"/>
              <w:jc w:val="left"/>
              <w:rPr>
                <w:color w:val="000000"/>
                <w:sz w:val="20"/>
                <w:szCs w:val="20"/>
              </w:rPr>
            </w:pPr>
            <w:r w:rsidDel="00000000" w:rsidR="00000000" w:rsidRPr="00000000">
              <w:rPr>
                <w:color w:val="000000"/>
                <w:sz w:val="20"/>
                <w:szCs w:val="20"/>
                <w:rtl w:val="0"/>
              </w:rPr>
              <w:t xml:space="preserve">&gt; 3</w:t>
            </w:r>
          </w:p>
        </w:tc>
        <w:tc>
          <w:tcPr>
            <w:shd w:fill="auto" w:val="clear"/>
          </w:tcPr>
          <w:p w:rsidR="00000000" w:rsidDel="00000000" w:rsidP="00000000" w:rsidRDefault="00000000" w:rsidRPr="00000000" w14:paraId="000005BB">
            <w:pPr>
              <w:spacing w:after="0" w:line="240" w:lineRule="auto"/>
              <w:ind w:firstLine="0"/>
              <w:jc w:val="left"/>
              <w:rPr>
                <w:color w:val="000000"/>
                <w:sz w:val="20"/>
                <w:szCs w:val="20"/>
              </w:rPr>
            </w:pPr>
            <w:r w:rsidDel="00000000" w:rsidR="00000000" w:rsidRPr="00000000">
              <w:rPr>
                <w:color w:val="000000"/>
                <w:sz w:val="20"/>
                <w:szCs w:val="20"/>
                <w:rtl w:val="0"/>
              </w:rPr>
              <w:t xml:space="preserve">5</w:t>
            </w:r>
          </w:p>
        </w:tc>
      </w:tr>
      <w:tr>
        <w:trPr>
          <w:cantSplit w:val="0"/>
          <w:trHeight w:val="312" w:hRule="atLeast"/>
          <w:tblHeader w:val="0"/>
        </w:trPr>
        <w:tc>
          <w:tcPr>
            <w:shd w:fill="auto" w:val="clear"/>
          </w:tcPr>
          <w:p w:rsidR="00000000" w:rsidDel="00000000" w:rsidP="00000000" w:rsidRDefault="00000000" w:rsidRPr="00000000" w14:paraId="000005BC">
            <w:pPr>
              <w:spacing w:after="0" w:line="240" w:lineRule="auto"/>
              <w:ind w:firstLine="0"/>
              <w:jc w:val="left"/>
              <w:rPr>
                <w:color w:val="000000"/>
                <w:sz w:val="20"/>
                <w:szCs w:val="20"/>
              </w:rPr>
            </w:pPr>
            <w:r w:rsidDel="00000000" w:rsidR="00000000" w:rsidRPr="00000000">
              <w:rPr>
                <w:color w:val="000000"/>
                <w:sz w:val="20"/>
                <w:szCs w:val="20"/>
                <w:rtl w:val="0"/>
              </w:rPr>
              <w:t xml:space="preserve">34</w:t>
            </w:r>
          </w:p>
        </w:tc>
        <w:tc>
          <w:tcPr>
            <w:shd w:fill="auto" w:val="clear"/>
          </w:tcPr>
          <w:p w:rsidR="00000000" w:rsidDel="00000000" w:rsidP="00000000" w:rsidRDefault="00000000" w:rsidRPr="00000000" w14:paraId="000005BD">
            <w:pPr>
              <w:spacing w:after="0" w:line="240" w:lineRule="auto"/>
              <w:ind w:firstLine="0"/>
              <w:jc w:val="left"/>
              <w:rPr>
                <w:color w:val="000000"/>
                <w:sz w:val="20"/>
                <w:szCs w:val="20"/>
              </w:rPr>
            </w:pPr>
            <w:r w:rsidDel="00000000" w:rsidR="00000000" w:rsidRPr="00000000">
              <w:rPr>
                <w:color w:val="000000"/>
                <w:sz w:val="20"/>
                <w:szCs w:val="20"/>
                <w:rtl w:val="0"/>
              </w:rPr>
              <w:t xml:space="preserve">Exposure of waste to living organisms on the surface</w:t>
            </w:r>
          </w:p>
        </w:tc>
        <w:tc>
          <w:tcPr>
            <w:shd w:fill="auto" w:val="clear"/>
          </w:tcPr>
          <w:p w:rsidR="00000000" w:rsidDel="00000000" w:rsidP="00000000" w:rsidRDefault="00000000" w:rsidRPr="00000000" w14:paraId="000005BE">
            <w:pPr>
              <w:spacing w:after="0" w:line="240" w:lineRule="auto"/>
              <w:ind w:firstLine="0"/>
              <w:jc w:val="left"/>
              <w:rPr>
                <w:color w:val="000000"/>
                <w:sz w:val="20"/>
                <w:szCs w:val="20"/>
              </w:rPr>
            </w:pPr>
            <w:r w:rsidDel="00000000" w:rsidR="00000000" w:rsidRPr="00000000">
              <w:rPr>
                <w:color w:val="000000"/>
                <w:sz w:val="20"/>
                <w:szCs w:val="20"/>
                <w:rtl w:val="0"/>
              </w:rPr>
              <w:t xml:space="preserve">Subj.</w:t>
            </w:r>
          </w:p>
        </w:tc>
        <w:tc>
          <w:tcPr>
            <w:shd w:fill="auto" w:val="clear"/>
          </w:tcPr>
          <w:p w:rsidR="00000000" w:rsidDel="00000000" w:rsidP="00000000" w:rsidRDefault="00000000" w:rsidRPr="00000000" w14:paraId="000005BF">
            <w:pPr>
              <w:spacing w:after="0" w:line="240" w:lineRule="auto"/>
              <w:ind w:firstLine="0"/>
              <w:jc w:val="left"/>
              <w:rPr>
                <w:color w:val="000000"/>
                <w:sz w:val="20"/>
                <w:szCs w:val="20"/>
              </w:rPr>
            </w:pPr>
            <w:r w:rsidDel="00000000" w:rsidR="00000000" w:rsidRPr="00000000">
              <w:rPr>
                <w:color w:val="000000"/>
                <w:sz w:val="20"/>
                <w:szCs w:val="20"/>
                <w:rtl w:val="0"/>
              </w:rPr>
              <w:t xml:space="preserve">&gt; 3</w:t>
            </w:r>
          </w:p>
        </w:tc>
        <w:tc>
          <w:tcPr>
            <w:shd w:fill="auto" w:val="clear"/>
          </w:tcPr>
          <w:p w:rsidR="00000000" w:rsidDel="00000000" w:rsidP="00000000" w:rsidRDefault="00000000" w:rsidRPr="00000000" w14:paraId="000005C0">
            <w:pPr>
              <w:spacing w:after="0" w:line="240" w:lineRule="auto"/>
              <w:ind w:firstLine="0"/>
              <w:jc w:val="left"/>
              <w:rPr>
                <w:color w:val="000000"/>
                <w:sz w:val="20"/>
                <w:szCs w:val="20"/>
              </w:rPr>
            </w:pPr>
            <w:r w:rsidDel="00000000" w:rsidR="00000000" w:rsidRPr="00000000">
              <w:rPr>
                <w:color w:val="000000"/>
                <w:sz w:val="20"/>
                <w:szCs w:val="20"/>
                <w:rtl w:val="0"/>
              </w:rPr>
              <w:t xml:space="preserve">5</w:t>
            </w:r>
          </w:p>
        </w:tc>
      </w:tr>
      <w:tr>
        <w:trPr>
          <w:cantSplit w:val="0"/>
          <w:trHeight w:val="312" w:hRule="atLeast"/>
          <w:tblHeader w:val="0"/>
        </w:trPr>
        <w:tc>
          <w:tcPr>
            <w:shd w:fill="auto" w:val="clear"/>
          </w:tcPr>
          <w:p w:rsidR="00000000" w:rsidDel="00000000" w:rsidP="00000000" w:rsidRDefault="00000000" w:rsidRPr="00000000" w14:paraId="000005C1">
            <w:pPr>
              <w:spacing w:after="0" w:line="240" w:lineRule="auto"/>
              <w:ind w:firstLine="0"/>
              <w:jc w:val="left"/>
              <w:rPr>
                <w:color w:val="000000"/>
                <w:sz w:val="20"/>
                <w:szCs w:val="20"/>
              </w:rPr>
            </w:pPr>
            <w:r w:rsidDel="00000000" w:rsidR="00000000" w:rsidRPr="00000000">
              <w:rPr>
                <w:color w:val="000000"/>
                <w:sz w:val="20"/>
                <w:szCs w:val="20"/>
                <w:rtl w:val="0"/>
              </w:rPr>
              <w:t xml:space="preserve">35</w:t>
            </w:r>
          </w:p>
        </w:tc>
        <w:tc>
          <w:tcPr>
            <w:shd w:fill="auto" w:val="clear"/>
          </w:tcPr>
          <w:p w:rsidR="00000000" w:rsidDel="00000000" w:rsidP="00000000" w:rsidRDefault="00000000" w:rsidRPr="00000000" w14:paraId="000005C2">
            <w:pPr>
              <w:spacing w:after="0" w:line="240" w:lineRule="auto"/>
              <w:ind w:firstLine="0"/>
              <w:jc w:val="left"/>
              <w:rPr>
                <w:color w:val="000000"/>
                <w:sz w:val="20"/>
                <w:szCs w:val="20"/>
              </w:rPr>
            </w:pPr>
            <w:r w:rsidDel="00000000" w:rsidR="00000000" w:rsidRPr="00000000">
              <w:rPr>
                <w:color w:val="000000"/>
                <w:sz w:val="20"/>
                <w:szCs w:val="20"/>
                <w:rtl w:val="0"/>
              </w:rPr>
              <w:t xml:space="preserve">Amount of water used to clean one bottle</w:t>
            </w:r>
          </w:p>
        </w:tc>
        <w:tc>
          <w:tcPr>
            <w:shd w:fill="auto" w:val="clear"/>
          </w:tcPr>
          <w:p w:rsidR="00000000" w:rsidDel="00000000" w:rsidP="00000000" w:rsidRDefault="00000000" w:rsidRPr="00000000" w14:paraId="000005C3">
            <w:pPr>
              <w:spacing w:after="0" w:line="240" w:lineRule="auto"/>
              <w:ind w:firstLine="0"/>
              <w:jc w:val="left"/>
              <w:rPr>
                <w:color w:val="000000"/>
                <w:sz w:val="20"/>
                <w:szCs w:val="20"/>
              </w:rPr>
            </w:pPr>
            <w:r w:rsidDel="00000000" w:rsidR="00000000" w:rsidRPr="00000000">
              <w:rPr>
                <w:color w:val="000000"/>
                <w:sz w:val="20"/>
                <w:szCs w:val="20"/>
                <w:rtl w:val="0"/>
              </w:rPr>
              <w:t xml:space="preserve">L</w:t>
            </w:r>
          </w:p>
        </w:tc>
        <w:tc>
          <w:tcPr>
            <w:shd w:fill="auto" w:val="clear"/>
          </w:tcPr>
          <w:p w:rsidR="00000000" w:rsidDel="00000000" w:rsidP="00000000" w:rsidRDefault="00000000" w:rsidRPr="00000000" w14:paraId="000005C4">
            <w:pPr>
              <w:spacing w:after="0" w:line="240" w:lineRule="auto"/>
              <w:ind w:firstLine="0"/>
              <w:jc w:val="left"/>
              <w:rPr>
                <w:color w:val="000000"/>
                <w:sz w:val="20"/>
                <w:szCs w:val="20"/>
              </w:rPr>
            </w:pPr>
            <w:r w:rsidDel="00000000" w:rsidR="00000000" w:rsidRPr="00000000">
              <w:rPr>
                <w:color w:val="000000"/>
                <w:sz w:val="20"/>
                <w:szCs w:val="20"/>
                <w:rtl w:val="0"/>
              </w:rPr>
              <w:t xml:space="preserve">&gt; 0.2</w:t>
            </w:r>
          </w:p>
        </w:tc>
        <w:tc>
          <w:tcPr>
            <w:shd w:fill="auto" w:val="clear"/>
          </w:tcPr>
          <w:p w:rsidR="00000000" w:rsidDel="00000000" w:rsidP="00000000" w:rsidRDefault="00000000" w:rsidRPr="00000000" w14:paraId="000005C5">
            <w:pPr>
              <w:spacing w:after="0" w:line="240" w:lineRule="auto"/>
              <w:ind w:firstLine="0"/>
              <w:jc w:val="left"/>
              <w:rPr>
                <w:color w:val="000000"/>
                <w:sz w:val="20"/>
                <w:szCs w:val="20"/>
              </w:rPr>
            </w:pPr>
            <w:r w:rsidDel="00000000" w:rsidR="00000000" w:rsidRPr="00000000">
              <w:rPr>
                <w:color w:val="000000"/>
                <w:sz w:val="20"/>
                <w:szCs w:val="20"/>
                <w:rtl w:val="0"/>
              </w:rPr>
              <w:t xml:space="preserve">&lt; 0.1</w:t>
            </w:r>
          </w:p>
        </w:tc>
      </w:tr>
      <w:tr>
        <w:trPr>
          <w:cantSplit w:val="0"/>
          <w:trHeight w:val="312" w:hRule="atLeast"/>
          <w:tblHeader w:val="0"/>
        </w:trPr>
        <w:tc>
          <w:tcPr>
            <w:shd w:fill="auto" w:val="clear"/>
          </w:tcPr>
          <w:p w:rsidR="00000000" w:rsidDel="00000000" w:rsidP="00000000" w:rsidRDefault="00000000" w:rsidRPr="00000000" w14:paraId="000005C6">
            <w:pPr>
              <w:spacing w:after="0" w:line="240" w:lineRule="auto"/>
              <w:ind w:firstLine="0"/>
              <w:jc w:val="left"/>
              <w:rPr>
                <w:color w:val="000000"/>
                <w:sz w:val="20"/>
                <w:szCs w:val="20"/>
              </w:rPr>
            </w:pPr>
            <w:r w:rsidDel="00000000" w:rsidR="00000000" w:rsidRPr="00000000">
              <w:rPr>
                <w:color w:val="000000"/>
                <w:sz w:val="20"/>
                <w:szCs w:val="20"/>
                <w:rtl w:val="0"/>
              </w:rPr>
              <w:t xml:space="preserve">36</w:t>
            </w:r>
          </w:p>
        </w:tc>
        <w:tc>
          <w:tcPr>
            <w:shd w:fill="auto" w:val="clear"/>
          </w:tcPr>
          <w:p w:rsidR="00000000" w:rsidDel="00000000" w:rsidP="00000000" w:rsidRDefault="00000000" w:rsidRPr="00000000" w14:paraId="000005C7">
            <w:pPr>
              <w:spacing w:after="0" w:line="240" w:lineRule="auto"/>
              <w:ind w:firstLine="0"/>
              <w:jc w:val="left"/>
              <w:rPr>
                <w:color w:val="000000"/>
                <w:sz w:val="20"/>
                <w:szCs w:val="20"/>
              </w:rPr>
            </w:pPr>
            <w:r w:rsidDel="00000000" w:rsidR="00000000" w:rsidRPr="00000000">
              <w:rPr>
                <w:color w:val="000000"/>
                <w:sz w:val="20"/>
                <w:szCs w:val="20"/>
                <w:rtl w:val="0"/>
              </w:rPr>
              <w:t xml:space="preserve">Contact duration between user and contamination </w:t>
            </w:r>
          </w:p>
        </w:tc>
        <w:tc>
          <w:tcPr>
            <w:shd w:fill="auto" w:val="clear"/>
          </w:tcPr>
          <w:p w:rsidR="00000000" w:rsidDel="00000000" w:rsidP="00000000" w:rsidRDefault="00000000" w:rsidRPr="00000000" w14:paraId="000005C8">
            <w:pPr>
              <w:spacing w:after="0" w:line="240" w:lineRule="auto"/>
              <w:ind w:firstLine="0"/>
              <w:jc w:val="left"/>
              <w:rPr>
                <w:color w:val="000000"/>
                <w:sz w:val="20"/>
                <w:szCs w:val="20"/>
              </w:rPr>
            </w:pPr>
            <w:r w:rsidDel="00000000" w:rsidR="00000000" w:rsidRPr="00000000">
              <w:rPr>
                <w:color w:val="000000"/>
                <w:sz w:val="20"/>
                <w:szCs w:val="20"/>
                <w:rtl w:val="0"/>
              </w:rPr>
              <w:t xml:space="preserve">s / bottle</w:t>
            </w:r>
          </w:p>
        </w:tc>
        <w:tc>
          <w:tcPr>
            <w:shd w:fill="auto" w:val="clear"/>
          </w:tcPr>
          <w:p w:rsidR="00000000" w:rsidDel="00000000" w:rsidP="00000000" w:rsidRDefault="00000000" w:rsidRPr="00000000" w14:paraId="000005C9">
            <w:pPr>
              <w:spacing w:after="0" w:line="240" w:lineRule="auto"/>
              <w:ind w:firstLine="0"/>
              <w:jc w:val="left"/>
              <w:rPr>
                <w:color w:val="000000"/>
                <w:sz w:val="20"/>
                <w:szCs w:val="20"/>
              </w:rPr>
            </w:pPr>
            <w:r w:rsidDel="00000000" w:rsidR="00000000" w:rsidRPr="00000000">
              <w:rPr>
                <w:color w:val="000000"/>
                <w:sz w:val="20"/>
                <w:szCs w:val="20"/>
                <w:rtl w:val="0"/>
              </w:rPr>
              <w:t xml:space="preserve">&gt; 15</w:t>
            </w:r>
          </w:p>
        </w:tc>
        <w:tc>
          <w:tcPr>
            <w:shd w:fill="auto" w:val="clear"/>
          </w:tcPr>
          <w:p w:rsidR="00000000" w:rsidDel="00000000" w:rsidP="00000000" w:rsidRDefault="00000000" w:rsidRPr="00000000" w14:paraId="000005CA">
            <w:pPr>
              <w:spacing w:after="0" w:line="240" w:lineRule="auto"/>
              <w:ind w:firstLine="0"/>
              <w:jc w:val="left"/>
              <w:rPr>
                <w:color w:val="000000"/>
                <w:sz w:val="20"/>
                <w:szCs w:val="20"/>
              </w:rPr>
            </w:pPr>
            <w:r w:rsidDel="00000000" w:rsidR="00000000" w:rsidRPr="00000000">
              <w:rPr>
                <w:color w:val="000000"/>
                <w:sz w:val="20"/>
                <w:szCs w:val="20"/>
                <w:rtl w:val="0"/>
              </w:rPr>
              <w:t xml:space="preserve">6</w:t>
            </w:r>
          </w:p>
        </w:tc>
      </w:tr>
      <w:tr>
        <w:trPr>
          <w:cantSplit w:val="0"/>
          <w:trHeight w:val="312" w:hRule="atLeast"/>
          <w:tblHeader w:val="0"/>
        </w:trPr>
        <w:tc>
          <w:tcPr>
            <w:shd w:fill="auto" w:val="clear"/>
          </w:tcPr>
          <w:p w:rsidR="00000000" w:rsidDel="00000000" w:rsidP="00000000" w:rsidRDefault="00000000" w:rsidRPr="00000000" w14:paraId="000005CB">
            <w:pPr>
              <w:spacing w:after="0" w:line="240" w:lineRule="auto"/>
              <w:ind w:firstLine="0"/>
              <w:jc w:val="left"/>
              <w:rPr>
                <w:color w:val="000000"/>
                <w:sz w:val="20"/>
                <w:szCs w:val="20"/>
              </w:rPr>
            </w:pPr>
            <w:r w:rsidDel="00000000" w:rsidR="00000000" w:rsidRPr="00000000">
              <w:rPr>
                <w:color w:val="000000"/>
                <w:sz w:val="20"/>
                <w:szCs w:val="20"/>
                <w:rtl w:val="0"/>
              </w:rPr>
              <w:t xml:space="preserve">37</w:t>
            </w:r>
          </w:p>
        </w:tc>
        <w:tc>
          <w:tcPr>
            <w:shd w:fill="auto" w:val="clear"/>
          </w:tcPr>
          <w:p w:rsidR="00000000" w:rsidDel="00000000" w:rsidP="00000000" w:rsidRDefault="00000000" w:rsidRPr="00000000" w14:paraId="000005CC">
            <w:pPr>
              <w:spacing w:after="0" w:line="240" w:lineRule="auto"/>
              <w:ind w:firstLine="0"/>
              <w:jc w:val="left"/>
              <w:rPr>
                <w:color w:val="000000"/>
                <w:sz w:val="20"/>
                <w:szCs w:val="20"/>
              </w:rPr>
            </w:pPr>
            <w:r w:rsidDel="00000000" w:rsidR="00000000" w:rsidRPr="00000000">
              <w:rPr>
                <w:color w:val="000000"/>
                <w:sz w:val="20"/>
                <w:szCs w:val="20"/>
                <w:rtl w:val="0"/>
              </w:rPr>
              <w:t xml:space="preserve">Level of self-explanation of the device</w:t>
            </w:r>
          </w:p>
        </w:tc>
        <w:tc>
          <w:tcPr>
            <w:shd w:fill="auto" w:val="clear"/>
          </w:tcPr>
          <w:p w:rsidR="00000000" w:rsidDel="00000000" w:rsidP="00000000" w:rsidRDefault="00000000" w:rsidRPr="00000000" w14:paraId="000005CD">
            <w:pPr>
              <w:spacing w:after="0" w:line="240" w:lineRule="auto"/>
              <w:ind w:firstLine="0"/>
              <w:jc w:val="left"/>
              <w:rPr>
                <w:color w:val="000000"/>
                <w:sz w:val="20"/>
                <w:szCs w:val="20"/>
              </w:rPr>
            </w:pPr>
            <w:r w:rsidDel="00000000" w:rsidR="00000000" w:rsidRPr="00000000">
              <w:rPr>
                <w:color w:val="000000"/>
                <w:sz w:val="20"/>
                <w:szCs w:val="20"/>
                <w:rtl w:val="0"/>
              </w:rPr>
              <w:t xml:space="preserve">Subj.</w:t>
            </w:r>
          </w:p>
        </w:tc>
        <w:tc>
          <w:tcPr>
            <w:shd w:fill="auto" w:val="clear"/>
          </w:tcPr>
          <w:p w:rsidR="00000000" w:rsidDel="00000000" w:rsidP="00000000" w:rsidRDefault="00000000" w:rsidRPr="00000000" w14:paraId="000005CE">
            <w:pPr>
              <w:spacing w:after="0" w:line="240" w:lineRule="auto"/>
              <w:ind w:firstLine="0"/>
              <w:jc w:val="left"/>
              <w:rPr>
                <w:color w:val="000000"/>
                <w:sz w:val="20"/>
                <w:szCs w:val="20"/>
              </w:rPr>
            </w:pPr>
            <w:r w:rsidDel="00000000" w:rsidR="00000000" w:rsidRPr="00000000">
              <w:rPr>
                <w:color w:val="000000"/>
                <w:sz w:val="20"/>
                <w:szCs w:val="20"/>
                <w:rtl w:val="0"/>
              </w:rPr>
              <w:t xml:space="preserve">&gt;  3</w:t>
            </w:r>
          </w:p>
        </w:tc>
        <w:tc>
          <w:tcPr>
            <w:shd w:fill="auto" w:val="clear"/>
          </w:tcPr>
          <w:p w:rsidR="00000000" w:rsidDel="00000000" w:rsidP="00000000" w:rsidRDefault="00000000" w:rsidRPr="00000000" w14:paraId="000005CF">
            <w:pPr>
              <w:spacing w:after="0" w:line="240" w:lineRule="auto"/>
              <w:ind w:firstLine="0"/>
              <w:jc w:val="left"/>
              <w:rPr>
                <w:color w:val="000000"/>
                <w:sz w:val="20"/>
                <w:szCs w:val="20"/>
              </w:rPr>
            </w:pPr>
            <w:r w:rsidDel="00000000" w:rsidR="00000000" w:rsidRPr="00000000">
              <w:rPr>
                <w:color w:val="000000"/>
                <w:sz w:val="20"/>
                <w:szCs w:val="20"/>
                <w:rtl w:val="0"/>
              </w:rPr>
              <w:t xml:space="preserve">5</w:t>
            </w:r>
          </w:p>
        </w:tc>
      </w:tr>
      <w:tr>
        <w:trPr>
          <w:cantSplit w:val="0"/>
          <w:trHeight w:val="312" w:hRule="atLeast"/>
          <w:tblHeader w:val="0"/>
        </w:trPr>
        <w:tc>
          <w:tcPr>
            <w:shd w:fill="auto" w:val="clear"/>
          </w:tcPr>
          <w:p w:rsidR="00000000" w:rsidDel="00000000" w:rsidP="00000000" w:rsidRDefault="00000000" w:rsidRPr="00000000" w14:paraId="000005D0">
            <w:pPr>
              <w:spacing w:after="0" w:line="240" w:lineRule="auto"/>
              <w:ind w:firstLine="0"/>
              <w:jc w:val="left"/>
              <w:rPr>
                <w:color w:val="000000"/>
                <w:sz w:val="20"/>
                <w:szCs w:val="20"/>
              </w:rPr>
            </w:pPr>
            <w:r w:rsidDel="00000000" w:rsidR="00000000" w:rsidRPr="00000000">
              <w:rPr>
                <w:color w:val="000000"/>
                <w:sz w:val="20"/>
                <w:szCs w:val="20"/>
                <w:rtl w:val="0"/>
              </w:rPr>
              <w:t xml:space="preserve">38</w:t>
            </w:r>
          </w:p>
        </w:tc>
        <w:tc>
          <w:tcPr>
            <w:shd w:fill="auto" w:val="clear"/>
          </w:tcPr>
          <w:p w:rsidR="00000000" w:rsidDel="00000000" w:rsidP="00000000" w:rsidRDefault="00000000" w:rsidRPr="00000000" w14:paraId="000005D1">
            <w:pPr>
              <w:spacing w:after="0" w:line="240" w:lineRule="auto"/>
              <w:ind w:firstLine="0"/>
              <w:jc w:val="left"/>
              <w:rPr>
                <w:color w:val="000000"/>
                <w:sz w:val="20"/>
                <w:szCs w:val="20"/>
              </w:rPr>
            </w:pPr>
            <w:r w:rsidDel="00000000" w:rsidR="00000000" w:rsidRPr="00000000">
              <w:rPr>
                <w:color w:val="000000"/>
                <w:sz w:val="20"/>
                <w:szCs w:val="20"/>
                <w:rtl w:val="0"/>
              </w:rPr>
              <w:t xml:space="preserve">Clarity about the belonging of the device</w:t>
            </w:r>
          </w:p>
        </w:tc>
        <w:tc>
          <w:tcPr>
            <w:shd w:fill="auto" w:val="clear"/>
          </w:tcPr>
          <w:p w:rsidR="00000000" w:rsidDel="00000000" w:rsidP="00000000" w:rsidRDefault="00000000" w:rsidRPr="00000000" w14:paraId="000005D2">
            <w:pPr>
              <w:spacing w:after="0" w:line="240" w:lineRule="auto"/>
              <w:ind w:firstLine="0"/>
              <w:jc w:val="left"/>
              <w:rPr>
                <w:color w:val="000000"/>
                <w:sz w:val="20"/>
                <w:szCs w:val="20"/>
              </w:rPr>
            </w:pPr>
            <w:r w:rsidDel="00000000" w:rsidR="00000000" w:rsidRPr="00000000">
              <w:rPr>
                <w:color w:val="000000"/>
                <w:sz w:val="20"/>
                <w:szCs w:val="20"/>
                <w:rtl w:val="0"/>
              </w:rPr>
              <w:t xml:space="preserve">Subj.</w:t>
            </w:r>
          </w:p>
        </w:tc>
        <w:tc>
          <w:tcPr>
            <w:shd w:fill="auto" w:val="clear"/>
          </w:tcPr>
          <w:p w:rsidR="00000000" w:rsidDel="00000000" w:rsidP="00000000" w:rsidRDefault="00000000" w:rsidRPr="00000000" w14:paraId="000005D3">
            <w:pPr>
              <w:spacing w:after="0" w:line="240" w:lineRule="auto"/>
              <w:ind w:firstLine="0"/>
              <w:jc w:val="left"/>
              <w:rPr>
                <w:color w:val="000000"/>
                <w:sz w:val="20"/>
                <w:szCs w:val="20"/>
              </w:rPr>
            </w:pPr>
            <w:r w:rsidDel="00000000" w:rsidR="00000000" w:rsidRPr="00000000">
              <w:rPr>
                <w:color w:val="000000"/>
                <w:sz w:val="20"/>
                <w:szCs w:val="20"/>
                <w:rtl w:val="0"/>
              </w:rPr>
              <w:t xml:space="preserve">&gt;  3</w:t>
            </w:r>
          </w:p>
        </w:tc>
        <w:tc>
          <w:tcPr>
            <w:shd w:fill="auto" w:val="clear"/>
          </w:tcPr>
          <w:p w:rsidR="00000000" w:rsidDel="00000000" w:rsidP="00000000" w:rsidRDefault="00000000" w:rsidRPr="00000000" w14:paraId="000005D4">
            <w:pPr>
              <w:spacing w:after="0" w:line="240" w:lineRule="auto"/>
              <w:ind w:firstLine="0"/>
              <w:jc w:val="left"/>
              <w:rPr>
                <w:color w:val="000000"/>
                <w:sz w:val="20"/>
                <w:szCs w:val="20"/>
              </w:rPr>
            </w:pPr>
            <w:r w:rsidDel="00000000" w:rsidR="00000000" w:rsidRPr="00000000">
              <w:rPr>
                <w:color w:val="000000"/>
                <w:sz w:val="20"/>
                <w:szCs w:val="20"/>
                <w:rtl w:val="0"/>
              </w:rPr>
              <w:t xml:space="preserve">5</w:t>
            </w:r>
          </w:p>
        </w:tc>
      </w:tr>
      <w:tr>
        <w:trPr>
          <w:cantSplit w:val="0"/>
          <w:trHeight w:val="312" w:hRule="atLeast"/>
          <w:tblHeader w:val="0"/>
        </w:trPr>
        <w:tc>
          <w:tcPr>
            <w:tcBorders>
              <w:bottom w:color="000000" w:space="0" w:sz="4" w:val="single"/>
            </w:tcBorders>
            <w:shd w:fill="auto" w:val="clear"/>
          </w:tcPr>
          <w:p w:rsidR="00000000" w:rsidDel="00000000" w:rsidP="00000000" w:rsidRDefault="00000000" w:rsidRPr="00000000" w14:paraId="000005D5">
            <w:pPr>
              <w:spacing w:after="0" w:line="240" w:lineRule="auto"/>
              <w:ind w:firstLine="0"/>
              <w:jc w:val="left"/>
              <w:rPr>
                <w:color w:val="000000"/>
                <w:sz w:val="20"/>
                <w:szCs w:val="20"/>
              </w:rPr>
            </w:pPr>
            <w:r w:rsidDel="00000000" w:rsidR="00000000" w:rsidRPr="00000000">
              <w:rPr>
                <w:color w:val="000000"/>
                <w:sz w:val="20"/>
                <w:szCs w:val="20"/>
                <w:rtl w:val="0"/>
              </w:rPr>
              <w:t xml:space="preserve">39</w:t>
            </w:r>
          </w:p>
        </w:tc>
        <w:tc>
          <w:tcPr>
            <w:tcBorders>
              <w:bottom w:color="000000" w:space="0" w:sz="4" w:val="single"/>
            </w:tcBorders>
            <w:shd w:fill="auto" w:val="clear"/>
          </w:tcPr>
          <w:p w:rsidR="00000000" w:rsidDel="00000000" w:rsidP="00000000" w:rsidRDefault="00000000" w:rsidRPr="00000000" w14:paraId="000005D6">
            <w:pPr>
              <w:spacing w:after="0" w:line="240" w:lineRule="auto"/>
              <w:ind w:firstLine="0"/>
              <w:jc w:val="left"/>
              <w:rPr>
                <w:color w:val="000000"/>
                <w:sz w:val="20"/>
                <w:szCs w:val="20"/>
              </w:rPr>
            </w:pPr>
            <w:r w:rsidDel="00000000" w:rsidR="00000000" w:rsidRPr="00000000">
              <w:rPr>
                <w:color w:val="000000"/>
                <w:sz w:val="20"/>
                <w:szCs w:val="20"/>
                <w:rtl w:val="0"/>
              </w:rPr>
              <w:t xml:space="preserve">Level of visual appealingness</w:t>
            </w:r>
          </w:p>
        </w:tc>
        <w:tc>
          <w:tcPr>
            <w:tcBorders>
              <w:bottom w:color="000000" w:space="0" w:sz="4" w:val="single"/>
            </w:tcBorders>
            <w:shd w:fill="auto" w:val="clear"/>
          </w:tcPr>
          <w:p w:rsidR="00000000" w:rsidDel="00000000" w:rsidP="00000000" w:rsidRDefault="00000000" w:rsidRPr="00000000" w14:paraId="000005D7">
            <w:pPr>
              <w:spacing w:after="0" w:line="240" w:lineRule="auto"/>
              <w:ind w:firstLine="0"/>
              <w:jc w:val="left"/>
              <w:rPr>
                <w:color w:val="000000"/>
                <w:sz w:val="20"/>
                <w:szCs w:val="20"/>
              </w:rPr>
            </w:pPr>
            <w:r w:rsidDel="00000000" w:rsidR="00000000" w:rsidRPr="00000000">
              <w:rPr>
                <w:color w:val="000000"/>
                <w:sz w:val="20"/>
                <w:szCs w:val="20"/>
                <w:rtl w:val="0"/>
              </w:rPr>
              <w:t xml:space="preserve">Subj.</w:t>
            </w:r>
          </w:p>
        </w:tc>
        <w:tc>
          <w:tcPr>
            <w:tcBorders>
              <w:bottom w:color="000000" w:space="0" w:sz="4" w:val="single"/>
            </w:tcBorders>
            <w:shd w:fill="auto" w:val="clear"/>
          </w:tcPr>
          <w:p w:rsidR="00000000" w:rsidDel="00000000" w:rsidP="00000000" w:rsidRDefault="00000000" w:rsidRPr="00000000" w14:paraId="000005D8">
            <w:pPr>
              <w:spacing w:after="0" w:line="240" w:lineRule="auto"/>
              <w:ind w:firstLine="0"/>
              <w:jc w:val="left"/>
              <w:rPr>
                <w:color w:val="000000"/>
                <w:sz w:val="20"/>
                <w:szCs w:val="20"/>
              </w:rPr>
            </w:pPr>
            <w:r w:rsidDel="00000000" w:rsidR="00000000" w:rsidRPr="00000000">
              <w:rPr>
                <w:color w:val="000000"/>
                <w:sz w:val="20"/>
                <w:szCs w:val="20"/>
                <w:rtl w:val="0"/>
              </w:rPr>
              <w:t xml:space="preserve">&gt;  3</w:t>
            </w:r>
          </w:p>
        </w:tc>
        <w:tc>
          <w:tcPr>
            <w:tcBorders>
              <w:bottom w:color="000000" w:space="0" w:sz="4" w:val="single"/>
            </w:tcBorders>
            <w:shd w:fill="auto" w:val="clear"/>
          </w:tcPr>
          <w:p w:rsidR="00000000" w:rsidDel="00000000" w:rsidP="00000000" w:rsidRDefault="00000000" w:rsidRPr="00000000" w14:paraId="000005D9">
            <w:pPr>
              <w:keepNext w:val="1"/>
              <w:spacing w:after="0" w:line="240" w:lineRule="auto"/>
              <w:ind w:firstLine="0"/>
              <w:jc w:val="left"/>
              <w:rPr>
                <w:color w:val="000000"/>
                <w:sz w:val="20"/>
                <w:szCs w:val="20"/>
              </w:rPr>
            </w:pPr>
            <w:r w:rsidDel="00000000" w:rsidR="00000000" w:rsidRPr="00000000">
              <w:rPr>
                <w:color w:val="000000"/>
                <w:sz w:val="20"/>
                <w:szCs w:val="20"/>
                <w:rtl w:val="0"/>
              </w:rPr>
              <w:t xml:space="preserve">5</w:t>
            </w:r>
          </w:p>
        </w:tc>
      </w:tr>
    </w:tbl>
    <w:p w:rsidR="00000000" w:rsidDel="00000000" w:rsidP="00000000" w:rsidRDefault="00000000" w:rsidRPr="00000000" w14:paraId="000005DA">
      <w:pPr>
        <w:rPr/>
      </w:pPr>
      <w:r w:rsidDel="00000000" w:rsidR="00000000" w:rsidRPr="00000000">
        <w:rPr>
          <w:rtl w:val="0"/>
        </w:rPr>
      </w:r>
    </w:p>
    <w:sectPr>
      <w:footerReference r:id="rId64" w:type="default"/>
      <w:footerReference r:id="rId65" w:type="even"/>
      <w:pgSz w:h="16838" w:w="11906" w:orient="portrait"/>
      <w:pgMar w:bottom="1418" w:top="1418" w:left="1985" w:right="1418" w:header="709" w:footer="471"/>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in Boynton" w:id="2" w:date="2023-10-05T08:32:44Z">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paragraph on FGD description</w:t>
      </w:r>
    </w:p>
  </w:comment>
  <w:comment w:author="Lin Boynton" w:id="1" w:date="2024-01-05T01:46:26Z">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write out the word for numbers less than 13 (random English writing rule)</w:t>
      </w:r>
    </w:p>
  </w:comment>
  <w:comment w:author="Lin Boynton" w:id="0" w:date="2024-01-05T01:33:49Z">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they brew the beer in Lilongwe :)</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5E1" w15:done="0"/>
  <w15:commentEx w15:paraId="000005E2" w15:done="0"/>
  <w15:commentEx w15:paraId="000005E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57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DC">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ind w:right="360"/>
      <w:rPr>
        <w:color w:val="000000"/>
      </w:rPr>
    </w:pPr>
    <w:r w:rsidDel="00000000" w:rsidR="00000000" w:rsidRPr="00000000">
      <w:rPr>
        <w:rtl w:val="0"/>
      </w:rPr>
    </w:r>
  </w:p>
  <w:p w:rsidR="00000000" w:rsidDel="00000000" w:rsidP="00000000" w:rsidRDefault="00000000" w:rsidRPr="00000000" w14:paraId="000005DD">
    <w:pPr>
      <w:tabs>
        <w:tab w:val="left" w:leader="none" w:pos="5088"/>
      </w:tabs>
      <w:rPr/>
    </w:pPr>
    <w:r w:rsidDel="00000000" w:rsidR="00000000" w:rsidRPr="00000000">
      <w:rPr>
        <w:rtl w:val="0"/>
      </w:rPr>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DF">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ind w:right="360" w:firstLine="0"/>
      <w:rPr>
        <w:color w:val="000000"/>
      </w:rPr>
    </w:pPr>
    <w:r w:rsidDel="00000000" w:rsidR="00000000" w:rsidRPr="00000000">
      <w:rPr>
        <w:rtl w:val="0"/>
      </w:rPr>
    </w:r>
  </w:p>
  <w:p w:rsidR="00000000" w:rsidDel="00000000" w:rsidP="00000000" w:rsidRDefault="00000000" w:rsidRPr="00000000" w14:paraId="000005E0">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984" w:hanging="360"/>
      </w:pPr>
      <w:rPr>
        <w:rFonts w:ascii="Noto Sans Symbols" w:cs="Noto Sans Symbols" w:eastAsia="Noto Sans Symbols" w:hAnsi="Noto Sans Symbols"/>
      </w:rPr>
    </w:lvl>
    <w:lvl w:ilvl="1">
      <w:start w:val="1"/>
      <w:numFmt w:val="bullet"/>
      <w:lvlText w:val="o"/>
      <w:lvlJc w:val="left"/>
      <w:pPr>
        <w:ind w:left="1704" w:hanging="360"/>
      </w:pPr>
      <w:rPr>
        <w:rFonts w:ascii="Courier New" w:cs="Courier New" w:eastAsia="Courier New" w:hAnsi="Courier New"/>
      </w:rPr>
    </w:lvl>
    <w:lvl w:ilvl="2">
      <w:start w:val="1"/>
      <w:numFmt w:val="bullet"/>
      <w:lvlText w:val="▪"/>
      <w:lvlJc w:val="left"/>
      <w:pPr>
        <w:ind w:left="2424" w:hanging="360"/>
      </w:pPr>
      <w:rPr>
        <w:rFonts w:ascii="Noto Sans Symbols" w:cs="Noto Sans Symbols" w:eastAsia="Noto Sans Symbols" w:hAnsi="Noto Sans Symbols"/>
      </w:rPr>
    </w:lvl>
    <w:lvl w:ilvl="3">
      <w:start w:val="1"/>
      <w:numFmt w:val="bullet"/>
      <w:lvlText w:val="●"/>
      <w:lvlJc w:val="left"/>
      <w:pPr>
        <w:ind w:left="3144" w:hanging="360"/>
      </w:pPr>
      <w:rPr>
        <w:rFonts w:ascii="Noto Sans Symbols" w:cs="Noto Sans Symbols" w:eastAsia="Noto Sans Symbols" w:hAnsi="Noto Sans Symbols"/>
      </w:rPr>
    </w:lvl>
    <w:lvl w:ilvl="4">
      <w:start w:val="1"/>
      <w:numFmt w:val="bullet"/>
      <w:lvlText w:val="o"/>
      <w:lvlJc w:val="left"/>
      <w:pPr>
        <w:ind w:left="3864" w:hanging="360"/>
      </w:pPr>
      <w:rPr>
        <w:rFonts w:ascii="Courier New" w:cs="Courier New" w:eastAsia="Courier New" w:hAnsi="Courier New"/>
      </w:rPr>
    </w:lvl>
    <w:lvl w:ilvl="5">
      <w:start w:val="1"/>
      <w:numFmt w:val="bullet"/>
      <w:lvlText w:val="▪"/>
      <w:lvlJc w:val="left"/>
      <w:pPr>
        <w:ind w:left="4584" w:hanging="360"/>
      </w:pPr>
      <w:rPr>
        <w:rFonts w:ascii="Noto Sans Symbols" w:cs="Noto Sans Symbols" w:eastAsia="Noto Sans Symbols" w:hAnsi="Noto Sans Symbols"/>
      </w:rPr>
    </w:lvl>
    <w:lvl w:ilvl="6">
      <w:start w:val="1"/>
      <w:numFmt w:val="bullet"/>
      <w:lvlText w:val="●"/>
      <w:lvlJc w:val="left"/>
      <w:pPr>
        <w:ind w:left="5304" w:hanging="360"/>
      </w:pPr>
      <w:rPr>
        <w:rFonts w:ascii="Noto Sans Symbols" w:cs="Noto Sans Symbols" w:eastAsia="Noto Sans Symbols" w:hAnsi="Noto Sans Symbols"/>
      </w:rPr>
    </w:lvl>
    <w:lvl w:ilvl="7">
      <w:start w:val="1"/>
      <w:numFmt w:val="bullet"/>
      <w:lvlText w:val="o"/>
      <w:lvlJc w:val="left"/>
      <w:pPr>
        <w:ind w:left="6024" w:hanging="360"/>
      </w:pPr>
      <w:rPr>
        <w:rFonts w:ascii="Courier New" w:cs="Courier New" w:eastAsia="Courier New" w:hAnsi="Courier New"/>
      </w:rPr>
    </w:lvl>
    <w:lvl w:ilvl="8">
      <w:start w:val="1"/>
      <w:numFmt w:val="bullet"/>
      <w:lvlText w:val="▪"/>
      <w:lvlJc w:val="left"/>
      <w:pPr>
        <w:ind w:left="6744" w:hanging="360"/>
      </w:pPr>
      <w:rPr>
        <w:rFonts w:ascii="Noto Sans Symbols" w:cs="Noto Sans Symbols" w:eastAsia="Noto Sans Symbols" w:hAnsi="Noto Sans Symbols"/>
      </w:rPr>
    </w:lvl>
  </w:abstractNum>
  <w:abstractNum w:abstractNumId="3">
    <w:lvl w:ilvl="0">
      <w:start w:val="1"/>
      <w:numFmt w:val="bullet"/>
      <w:lvlText w:val="●"/>
      <w:lvlJc w:val="left"/>
      <w:pPr>
        <w:ind w:left="1049" w:hanging="360"/>
      </w:pPr>
      <w:rPr>
        <w:rFonts w:ascii="Noto Sans Symbols" w:cs="Noto Sans Symbols" w:eastAsia="Noto Sans Symbols" w:hAnsi="Noto Sans Symbols"/>
      </w:rPr>
    </w:lvl>
    <w:lvl w:ilvl="1">
      <w:start w:val="1"/>
      <w:numFmt w:val="bullet"/>
      <w:lvlText w:val="o"/>
      <w:lvlJc w:val="left"/>
      <w:pPr>
        <w:ind w:left="1769" w:hanging="360"/>
      </w:pPr>
      <w:rPr>
        <w:rFonts w:ascii="Courier New" w:cs="Courier New" w:eastAsia="Courier New" w:hAnsi="Courier New"/>
      </w:rPr>
    </w:lvl>
    <w:lvl w:ilvl="2">
      <w:start w:val="1"/>
      <w:numFmt w:val="bullet"/>
      <w:lvlText w:val="▪"/>
      <w:lvlJc w:val="left"/>
      <w:pPr>
        <w:ind w:left="2489" w:hanging="360"/>
      </w:pPr>
      <w:rPr>
        <w:rFonts w:ascii="Noto Sans Symbols" w:cs="Noto Sans Symbols" w:eastAsia="Noto Sans Symbols" w:hAnsi="Noto Sans Symbols"/>
      </w:rPr>
    </w:lvl>
    <w:lvl w:ilvl="3">
      <w:start w:val="1"/>
      <w:numFmt w:val="bullet"/>
      <w:lvlText w:val="●"/>
      <w:lvlJc w:val="left"/>
      <w:pPr>
        <w:ind w:left="3209" w:hanging="360"/>
      </w:pPr>
      <w:rPr>
        <w:rFonts w:ascii="Noto Sans Symbols" w:cs="Noto Sans Symbols" w:eastAsia="Noto Sans Symbols" w:hAnsi="Noto Sans Symbols"/>
      </w:rPr>
    </w:lvl>
    <w:lvl w:ilvl="4">
      <w:start w:val="1"/>
      <w:numFmt w:val="bullet"/>
      <w:lvlText w:val="o"/>
      <w:lvlJc w:val="left"/>
      <w:pPr>
        <w:ind w:left="3929" w:hanging="360"/>
      </w:pPr>
      <w:rPr>
        <w:rFonts w:ascii="Courier New" w:cs="Courier New" w:eastAsia="Courier New" w:hAnsi="Courier New"/>
      </w:rPr>
    </w:lvl>
    <w:lvl w:ilvl="5">
      <w:start w:val="1"/>
      <w:numFmt w:val="bullet"/>
      <w:lvlText w:val="▪"/>
      <w:lvlJc w:val="left"/>
      <w:pPr>
        <w:ind w:left="4649" w:hanging="360"/>
      </w:pPr>
      <w:rPr>
        <w:rFonts w:ascii="Noto Sans Symbols" w:cs="Noto Sans Symbols" w:eastAsia="Noto Sans Symbols" w:hAnsi="Noto Sans Symbols"/>
      </w:rPr>
    </w:lvl>
    <w:lvl w:ilvl="6">
      <w:start w:val="1"/>
      <w:numFmt w:val="bullet"/>
      <w:lvlText w:val="●"/>
      <w:lvlJc w:val="left"/>
      <w:pPr>
        <w:ind w:left="5369" w:hanging="360"/>
      </w:pPr>
      <w:rPr>
        <w:rFonts w:ascii="Noto Sans Symbols" w:cs="Noto Sans Symbols" w:eastAsia="Noto Sans Symbols" w:hAnsi="Noto Sans Symbols"/>
      </w:rPr>
    </w:lvl>
    <w:lvl w:ilvl="7">
      <w:start w:val="1"/>
      <w:numFmt w:val="bullet"/>
      <w:lvlText w:val="o"/>
      <w:lvlJc w:val="left"/>
      <w:pPr>
        <w:ind w:left="6089" w:hanging="360"/>
      </w:pPr>
      <w:rPr>
        <w:rFonts w:ascii="Courier New" w:cs="Courier New" w:eastAsia="Courier New" w:hAnsi="Courier New"/>
      </w:rPr>
    </w:lvl>
    <w:lvl w:ilvl="8">
      <w:start w:val="1"/>
      <w:numFmt w:val="bullet"/>
      <w:lvlText w:val="▪"/>
      <w:lvlJc w:val="left"/>
      <w:pPr>
        <w:ind w:left="6809" w:hanging="360"/>
      </w:pPr>
      <w:rPr>
        <w:rFonts w:ascii="Noto Sans Symbols" w:cs="Noto Sans Symbols" w:eastAsia="Noto Sans Symbols" w:hAnsi="Noto Sans Symbols"/>
      </w:rPr>
    </w:lvl>
  </w:abstractNum>
  <w:abstractNum w:abstractNumId="4">
    <w:lvl w:ilvl="0">
      <w:start w:val="1"/>
      <w:numFmt w:val="bullet"/>
      <w:lvlText w:val="●"/>
      <w:lvlJc w:val="left"/>
      <w:pPr>
        <w:ind w:left="1298" w:hanging="359.9999999999999"/>
      </w:pPr>
      <w:rPr>
        <w:rFonts w:ascii="Noto Sans Symbols" w:cs="Noto Sans Symbols" w:eastAsia="Noto Sans Symbols" w:hAnsi="Noto Sans Symbols"/>
      </w:rPr>
    </w:lvl>
    <w:lvl w:ilvl="1">
      <w:start w:val="1"/>
      <w:numFmt w:val="bullet"/>
      <w:lvlText w:val="o"/>
      <w:lvlJc w:val="left"/>
      <w:pPr>
        <w:ind w:left="2018" w:hanging="360"/>
      </w:pPr>
      <w:rPr>
        <w:rFonts w:ascii="Courier New" w:cs="Courier New" w:eastAsia="Courier New" w:hAnsi="Courier New"/>
      </w:rPr>
    </w:lvl>
    <w:lvl w:ilvl="2">
      <w:start w:val="1"/>
      <w:numFmt w:val="bullet"/>
      <w:lvlText w:val="▪"/>
      <w:lvlJc w:val="left"/>
      <w:pPr>
        <w:ind w:left="2738" w:hanging="360"/>
      </w:pPr>
      <w:rPr>
        <w:rFonts w:ascii="Noto Sans Symbols" w:cs="Noto Sans Symbols" w:eastAsia="Noto Sans Symbols" w:hAnsi="Noto Sans Symbols"/>
      </w:rPr>
    </w:lvl>
    <w:lvl w:ilvl="3">
      <w:start w:val="1"/>
      <w:numFmt w:val="bullet"/>
      <w:lvlText w:val="●"/>
      <w:lvlJc w:val="left"/>
      <w:pPr>
        <w:ind w:left="3458" w:hanging="360"/>
      </w:pPr>
      <w:rPr>
        <w:rFonts w:ascii="Noto Sans Symbols" w:cs="Noto Sans Symbols" w:eastAsia="Noto Sans Symbols" w:hAnsi="Noto Sans Symbols"/>
      </w:rPr>
    </w:lvl>
    <w:lvl w:ilvl="4">
      <w:start w:val="1"/>
      <w:numFmt w:val="bullet"/>
      <w:lvlText w:val="o"/>
      <w:lvlJc w:val="left"/>
      <w:pPr>
        <w:ind w:left="4178" w:hanging="360"/>
      </w:pPr>
      <w:rPr>
        <w:rFonts w:ascii="Courier New" w:cs="Courier New" w:eastAsia="Courier New" w:hAnsi="Courier New"/>
      </w:rPr>
    </w:lvl>
    <w:lvl w:ilvl="5">
      <w:start w:val="1"/>
      <w:numFmt w:val="bullet"/>
      <w:lvlText w:val="▪"/>
      <w:lvlJc w:val="left"/>
      <w:pPr>
        <w:ind w:left="4898" w:hanging="360"/>
      </w:pPr>
      <w:rPr>
        <w:rFonts w:ascii="Noto Sans Symbols" w:cs="Noto Sans Symbols" w:eastAsia="Noto Sans Symbols" w:hAnsi="Noto Sans Symbols"/>
      </w:rPr>
    </w:lvl>
    <w:lvl w:ilvl="6">
      <w:start w:val="1"/>
      <w:numFmt w:val="bullet"/>
      <w:lvlText w:val="●"/>
      <w:lvlJc w:val="left"/>
      <w:pPr>
        <w:ind w:left="5618" w:hanging="360"/>
      </w:pPr>
      <w:rPr>
        <w:rFonts w:ascii="Noto Sans Symbols" w:cs="Noto Sans Symbols" w:eastAsia="Noto Sans Symbols" w:hAnsi="Noto Sans Symbols"/>
      </w:rPr>
    </w:lvl>
    <w:lvl w:ilvl="7">
      <w:start w:val="1"/>
      <w:numFmt w:val="bullet"/>
      <w:lvlText w:val="o"/>
      <w:lvlJc w:val="left"/>
      <w:pPr>
        <w:ind w:left="6338" w:hanging="360"/>
      </w:pPr>
      <w:rPr>
        <w:rFonts w:ascii="Courier New" w:cs="Courier New" w:eastAsia="Courier New" w:hAnsi="Courier New"/>
      </w:rPr>
    </w:lvl>
    <w:lvl w:ilvl="8">
      <w:start w:val="1"/>
      <w:numFmt w:val="bullet"/>
      <w:lvlText w:val="▪"/>
      <w:lvlJc w:val="left"/>
      <w:pPr>
        <w:ind w:left="7058" w:hanging="360"/>
      </w:pPr>
      <w:rPr>
        <w:rFonts w:ascii="Noto Sans Symbols" w:cs="Noto Sans Symbols" w:eastAsia="Noto Sans Symbols" w:hAnsi="Noto Sans Symbols"/>
      </w:rPr>
    </w:lvl>
  </w:abstractNum>
  <w:abstractNum w:abstractNumId="5">
    <w:lvl w:ilvl="0">
      <w:start w:val="1"/>
      <w:numFmt w:val="bullet"/>
      <w:lvlText w:val="●"/>
      <w:lvlJc w:val="left"/>
      <w:pPr>
        <w:ind w:left="1009" w:hanging="360"/>
      </w:pPr>
      <w:rPr>
        <w:rFonts w:ascii="Noto Sans Symbols" w:cs="Noto Sans Symbols" w:eastAsia="Noto Sans Symbols" w:hAnsi="Noto Sans Symbols"/>
      </w:rPr>
    </w:lvl>
    <w:lvl w:ilvl="1">
      <w:start w:val="1"/>
      <w:numFmt w:val="bullet"/>
      <w:lvlText w:val="o"/>
      <w:lvlJc w:val="left"/>
      <w:pPr>
        <w:ind w:left="1729" w:hanging="360"/>
      </w:pPr>
      <w:rPr>
        <w:rFonts w:ascii="Courier New" w:cs="Courier New" w:eastAsia="Courier New" w:hAnsi="Courier New"/>
      </w:rPr>
    </w:lvl>
    <w:lvl w:ilvl="2">
      <w:start w:val="1"/>
      <w:numFmt w:val="bullet"/>
      <w:lvlText w:val="▪"/>
      <w:lvlJc w:val="left"/>
      <w:pPr>
        <w:ind w:left="2449" w:hanging="360"/>
      </w:pPr>
      <w:rPr>
        <w:rFonts w:ascii="Noto Sans Symbols" w:cs="Noto Sans Symbols" w:eastAsia="Noto Sans Symbols" w:hAnsi="Noto Sans Symbols"/>
      </w:rPr>
    </w:lvl>
    <w:lvl w:ilvl="3">
      <w:start w:val="1"/>
      <w:numFmt w:val="bullet"/>
      <w:lvlText w:val="●"/>
      <w:lvlJc w:val="left"/>
      <w:pPr>
        <w:ind w:left="3169" w:hanging="360"/>
      </w:pPr>
      <w:rPr>
        <w:rFonts w:ascii="Noto Sans Symbols" w:cs="Noto Sans Symbols" w:eastAsia="Noto Sans Symbols" w:hAnsi="Noto Sans Symbols"/>
      </w:rPr>
    </w:lvl>
    <w:lvl w:ilvl="4">
      <w:start w:val="1"/>
      <w:numFmt w:val="bullet"/>
      <w:lvlText w:val="o"/>
      <w:lvlJc w:val="left"/>
      <w:pPr>
        <w:ind w:left="3889" w:hanging="360"/>
      </w:pPr>
      <w:rPr>
        <w:rFonts w:ascii="Courier New" w:cs="Courier New" w:eastAsia="Courier New" w:hAnsi="Courier New"/>
      </w:rPr>
    </w:lvl>
    <w:lvl w:ilvl="5">
      <w:start w:val="1"/>
      <w:numFmt w:val="bullet"/>
      <w:lvlText w:val="▪"/>
      <w:lvlJc w:val="left"/>
      <w:pPr>
        <w:ind w:left="4609" w:hanging="360"/>
      </w:pPr>
      <w:rPr>
        <w:rFonts w:ascii="Noto Sans Symbols" w:cs="Noto Sans Symbols" w:eastAsia="Noto Sans Symbols" w:hAnsi="Noto Sans Symbols"/>
      </w:rPr>
    </w:lvl>
    <w:lvl w:ilvl="6">
      <w:start w:val="1"/>
      <w:numFmt w:val="bullet"/>
      <w:lvlText w:val="●"/>
      <w:lvlJc w:val="left"/>
      <w:pPr>
        <w:ind w:left="5329" w:hanging="360"/>
      </w:pPr>
      <w:rPr>
        <w:rFonts w:ascii="Noto Sans Symbols" w:cs="Noto Sans Symbols" w:eastAsia="Noto Sans Symbols" w:hAnsi="Noto Sans Symbols"/>
      </w:rPr>
    </w:lvl>
    <w:lvl w:ilvl="7">
      <w:start w:val="1"/>
      <w:numFmt w:val="bullet"/>
      <w:lvlText w:val="o"/>
      <w:lvlJc w:val="left"/>
      <w:pPr>
        <w:ind w:left="6049" w:hanging="360"/>
      </w:pPr>
      <w:rPr>
        <w:rFonts w:ascii="Courier New" w:cs="Courier New" w:eastAsia="Courier New" w:hAnsi="Courier New"/>
      </w:rPr>
    </w:lvl>
    <w:lvl w:ilvl="8">
      <w:start w:val="1"/>
      <w:numFmt w:val="bullet"/>
      <w:lvlText w:val="▪"/>
      <w:lvlJc w:val="left"/>
      <w:pPr>
        <w:ind w:left="6769" w:hanging="360"/>
      </w:pPr>
      <w:rPr>
        <w:rFonts w:ascii="Noto Sans Symbols" w:cs="Noto Sans Symbols" w:eastAsia="Noto Sans Symbols" w:hAnsi="Noto Sans Symbols"/>
      </w:rPr>
    </w:lvl>
  </w:abstractNum>
  <w:abstractNum w:abstractNumId="6">
    <w:lvl w:ilvl="0">
      <w:start w:val="1"/>
      <w:numFmt w:val="bullet"/>
      <w:lvlText w:val="●"/>
      <w:lvlJc w:val="left"/>
      <w:pPr>
        <w:ind w:left="1298" w:hanging="359.9999999999999"/>
      </w:pPr>
      <w:rPr>
        <w:rFonts w:ascii="Noto Sans Symbols" w:cs="Noto Sans Symbols" w:eastAsia="Noto Sans Symbols" w:hAnsi="Noto Sans Symbols"/>
      </w:rPr>
    </w:lvl>
    <w:lvl w:ilvl="1">
      <w:start w:val="1"/>
      <w:numFmt w:val="bullet"/>
      <w:lvlText w:val="o"/>
      <w:lvlJc w:val="left"/>
      <w:pPr>
        <w:ind w:left="2018" w:hanging="360"/>
      </w:pPr>
      <w:rPr>
        <w:rFonts w:ascii="Courier New" w:cs="Courier New" w:eastAsia="Courier New" w:hAnsi="Courier New"/>
      </w:rPr>
    </w:lvl>
    <w:lvl w:ilvl="2">
      <w:start w:val="1"/>
      <w:numFmt w:val="bullet"/>
      <w:lvlText w:val="▪"/>
      <w:lvlJc w:val="left"/>
      <w:pPr>
        <w:ind w:left="2738" w:hanging="360"/>
      </w:pPr>
      <w:rPr>
        <w:rFonts w:ascii="Noto Sans Symbols" w:cs="Noto Sans Symbols" w:eastAsia="Noto Sans Symbols" w:hAnsi="Noto Sans Symbols"/>
      </w:rPr>
    </w:lvl>
    <w:lvl w:ilvl="3">
      <w:start w:val="1"/>
      <w:numFmt w:val="bullet"/>
      <w:lvlText w:val="●"/>
      <w:lvlJc w:val="left"/>
      <w:pPr>
        <w:ind w:left="3458" w:hanging="360"/>
      </w:pPr>
      <w:rPr>
        <w:rFonts w:ascii="Noto Sans Symbols" w:cs="Noto Sans Symbols" w:eastAsia="Noto Sans Symbols" w:hAnsi="Noto Sans Symbols"/>
      </w:rPr>
    </w:lvl>
    <w:lvl w:ilvl="4">
      <w:start w:val="1"/>
      <w:numFmt w:val="bullet"/>
      <w:lvlText w:val="o"/>
      <w:lvlJc w:val="left"/>
      <w:pPr>
        <w:ind w:left="4178" w:hanging="360"/>
      </w:pPr>
      <w:rPr>
        <w:rFonts w:ascii="Courier New" w:cs="Courier New" w:eastAsia="Courier New" w:hAnsi="Courier New"/>
      </w:rPr>
    </w:lvl>
    <w:lvl w:ilvl="5">
      <w:start w:val="1"/>
      <w:numFmt w:val="bullet"/>
      <w:lvlText w:val="▪"/>
      <w:lvlJc w:val="left"/>
      <w:pPr>
        <w:ind w:left="4898" w:hanging="360"/>
      </w:pPr>
      <w:rPr>
        <w:rFonts w:ascii="Noto Sans Symbols" w:cs="Noto Sans Symbols" w:eastAsia="Noto Sans Symbols" w:hAnsi="Noto Sans Symbols"/>
      </w:rPr>
    </w:lvl>
    <w:lvl w:ilvl="6">
      <w:start w:val="1"/>
      <w:numFmt w:val="bullet"/>
      <w:lvlText w:val="●"/>
      <w:lvlJc w:val="left"/>
      <w:pPr>
        <w:ind w:left="5618" w:hanging="360"/>
      </w:pPr>
      <w:rPr>
        <w:rFonts w:ascii="Noto Sans Symbols" w:cs="Noto Sans Symbols" w:eastAsia="Noto Sans Symbols" w:hAnsi="Noto Sans Symbols"/>
      </w:rPr>
    </w:lvl>
    <w:lvl w:ilvl="7">
      <w:start w:val="1"/>
      <w:numFmt w:val="bullet"/>
      <w:lvlText w:val="o"/>
      <w:lvlJc w:val="left"/>
      <w:pPr>
        <w:ind w:left="6338" w:hanging="360"/>
      </w:pPr>
      <w:rPr>
        <w:rFonts w:ascii="Courier New" w:cs="Courier New" w:eastAsia="Courier New" w:hAnsi="Courier New"/>
      </w:rPr>
    </w:lvl>
    <w:lvl w:ilvl="8">
      <w:start w:val="1"/>
      <w:numFmt w:val="bullet"/>
      <w:lvlText w:val="▪"/>
      <w:lvlJc w:val="left"/>
      <w:pPr>
        <w:ind w:left="7058" w:hanging="360"/>
      </w:pPr>
      <w:rPr>
        <w:rFonts w:ascii="Noto Sans Symbols" w:cs="Noto Sans Symbols" w:eastAsia="Noto Sans Symbols" w:hAnsi="Noto Sans Symbols"/>
      </w:rPr>
    </w:lvl>
  </w:abstractNum>
  <w:abstractNum w:abstractNumId="7">
    <w:lvl w:ilvl="0">
      <w:start w:val="1"/>
      <w:numFmt w:val="bullet"/>
      <w:lvlText w:val="●"/>
      <w:lvlJc w:val="left"/>
      <w:pPr>
        <w:ind w:left="910" w:hanging="360"/>
      </w:pPr>
      <w:rPr>
        <w:rFonts w:ascii="Noto Sans Symbols" w:cs="Noto Sans Symbols" w:eastAsia="Noto Sans Symbols" w:hAnsi="Noto Sans Symbols"/>
      </w:rPr>
    </w:lvl>
    <w:lvl w:ilvl="1">
      <w:start w:val="1"/>
      <w:numFmt w:val="bullet"/>
      <w:lvlText w:val="o"/>
      <w:lvlJc w:val="left"/>
      <w:pPr>
        <w:ind w:left="1630" w:hanging="360"/>
      </w:pPr>
      <w:rPr>
        <w:rFonts w:ascii="Courier New" w:cs="Courier New" w:eastAsia="Courier New" w:hAnsi="Courier New"/>
      </w:rPr>
    </w:lvl>
    <w:lvl w:ilvl="2">
      <w:start w:val="1"/>
      <w:numFmt w:val="bullet"/>
      <w:lvlText w:val="▪"/>
      <w:lvlJc w:val="left"/>
      <w:pPr>
        <w:ind w:left="2350" w:hanging="360"/>
      </w:pPr>
      <w:rPr>
        <w:rFonts w:ascii="Noto Sans Symbols" w:cs="Noto Sans Symbols" w:eastAsia="Noto Sans Symbols" w:hAnsi="Noto Sans Symbols"/>
      </w:rPr>
    </w:lvl>
    <w:lvl w:ilvl="3">
      <w:start w:val="1"/>
      <w:numFmt w:val="bullet"/>
      <w:lvlText w:val="●"/>
      <w:lvlJc w:val="left"/>
      <w:pPr>
        <w:ind w:left="3070" w:hanging="360"/>
      </w:pPr>
      <w:rPr>
        <w:rFonts w:ascii="Noto Sans Symbols" w:cs="Noto Sans Symbols" w:eastAsia="Noto Sans Symbols" w:hAnsi="Noto Sans Symbols"/>
      </w:rPr>
    </w:lvl>
    <w:lvl w:ilvl="4">
      <w:start w:val="1"/>
      <w:numFmt w:val="bullet"/>
      <w:lvlText w:val="o"/>
      <w:lvlJc w:val="left"/>
      <w:pPr>
        <w:ind w:left="3790" w:hanging="360"/>
      </w:pPr>
      <w:rPr>
        <w:rFonts w:ascii="Courier New" w:cs="Courier New" w:eastAsia="Courier New" w:hAnsi="Courier New"/>
      </w:rPr>
    </w:lvl>
    <w:lvl w:ilvl="5">
      <w:start w:val="1"/>
      <w:numFmt w:val="bullet"/>
      <w:lvlText w:val="▪"/>
      <w:lvlJc w:val="left"/>
      <w:pPr>
        <w:ind w:left="4510" w:hanging="360"/>
      </w:pPr>
      <w:rPr>
        <w:rFonts w:ascii="Noto Sans Symbols" w:cs="Noto Sans Symbols" w:eastAsia="Noto Sans Symbols" w:hAnsi="Noto Sans Symbols"/>
      </w:rPr>
    </w:lvl>
    <w:lvl w:ilvl="6">
      <w:start w:val="1"/>
      <w:numFmt w:val="bullet"/>
      <w:lvlText w:val="●"/>
      <w:lvlJc w:val="left"/>
      <w:pPr>
        <w:ind w:left="5230" w:hanging="360"/>
      </w:pPr>
      <w:rPr>
        <w:rFonts w:ascii="Noto Sans Symbols" w:cs="Noto Sans Symbols" w:eastAsia="Noto Sans Symbols" w:hAnsi="Noto Sans Symbols"/>
      </w:rPr>
    </w:lvl>
    <w:lvl w:ilvl="7">
      <w:start w:val="1"/>
      <w:numFmt w:val="bullet"/>
      <w:lvlText w:val="o"/>
      <w:lvlJc w:val="left"/>
      <w:pPr>
        <w:ind w:left="5950" w:hanging="360"/>
      </w:pPr>
      <w:rPr>
        <w:rFonts w:ascii="Courier New" w:cs="Courier New" w:eastAsia="Courier New" w:hAnsi="Courier New"/>
      </w:rPr>
    </w:lvl>
    <w:lvl w:ilvl="8">
      <w:start w:val="1"/>
      <w:numFmt w:val="bullet"/>
      <w:lvlText w:val="▪"/>
      <w:lvlJc w:val="left"/>
      <w:pPr>
        <w:ind w:left="667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3">
    <w:lvl w:ilvl="0">
      <w:start w:val="1"/>
      <w:numFmt w:val="bullet"/>
      <w:lvlText w:val="●"/>
      <w:lvlJc w:val="left"/>
      <w:pPr>
        <w:ind w:left="1298" w:hanging="359"/>
      </w:pPr>
      <w:rPr>
        <w:rFonts w:ascii="Noto Sans Symbols" w:cs="Noto Sans Symbols" w:eastAsia="Noto Sans Symbols" w:hAnsi="Noto Sans Symbols"/>
      </w:rPr>
    </w:lvl>
    <w:lvl w:ilvl="1">
      <w:start w:val="1"/>
      <w:numFmt w:val="bullet"/>
      <w:lvlText w:val="o"/>
      <w:lvlJc w:val="left"/>
      <w:pPr>
        <w:ind w:left="2018" w:hanging="360"/>
      </w:pPr>
      <w:rPr>
        <w:rFonts w:ascii="Courier New" w:cs="Courier New" w:eastAsia="Courier New" w:hAnsi="Courier New"/>
      </w:rPr>
    </w:lvl>
    <w:lvl w:ilvl="2">
      <w:start w:val="1"/>
      <w:numFmt w:val="bullet"/>
      <w:lvlText w:val="▪"/>
      <w:lvlJc w:val="left"/>
      <w:pPr>
        <w:ind w:left="2738" w:hanging="360"/>
      </w:pPr>
      <w:rPr>
        <w:rFonts w:ascii="Noto Sans Symbols" w:cs="Noto Sans Symbols" w:eastAsia="Noto Sans Symbols" w:hAnsi="Noto Sans Symbols"/>
      </w:rPr>
    </w:lvl>
    <w:lvl w:ilvl="3">
      <w:start w:val="1"/>
      <w:numFmt w:val="bullet"/>
      <w:lvlText w:val="●"/>
      <w:lvlJc w:val="left"/>
      <w:pPr>
        <w:ind w:left="3458" w:hanging="360"/>
      </w:pPr>
      <w:rPr>
        <w:rFonts w:ascii="Noto Sans Symbols" w:cs="Noto Sans Symbols" w:eastAsia="Noto Sans Symbols" w:hAnsi="Noto Sans Symbols"/>
      </w:rPr>
    </w:lvl>
    <w:lvl w:ilvl="4">
      <w:start w:val="1"/>
      <w:numFmt w:val="bullet"/>
      <w:lvlText w:val="o"/>
      <w:lvlJc w:val="left"/>
      <w:pPr>
        <w:ind w:left="4178" w:hanging="360"/>
      </w:pPr>
      <w:rPr>
        <w:rFonts w:ascii="Courier New" w:cs="Courier New" w:eastAsia="Courier New" w:hAnsi="Courier New"/>
      </w:rPr>
    </w:lvl>
    <w:lvl w:ilvl="5">
      <w:start w:val="1"/>
      <w:numFmt w:val="bullet"/>
      <w:lvlText w:val="▪"/>
      <w:lvlJc w:val="left"/>
      <w:pPr>
        <w:ind w:left="4898" w:hanging="360"/>
      </w:pPr>
      <w:rPr>
        <w:rFonts w:ascii="Noto Sans Symbols" w:cs="Noto Sans Symbols" w:eastAsia="Noto Sans Symbols" w:hAnsi="Noto Sans Symbols"/>
      </w:rPr>
    </w:lvl>
    <w:lvl w:ilvl="6">
      <w:start w:val="1"/>
      <w:numFmt w:val="bullet"/>
      <w:lvlText w:val="●"/>
      <w:lvlJc w:val="left"/>
      <w:pPr>
        <w:ind w:left="5618" w:hanging="360"/>
      </w:pPr>
      <w:rPr>
        <w:rFonts w:ascii="Noto Sans Symbols" w:cs="Noto Sans Symbols" w:eastAsia="Noto Sans Symbols" w:hAnsi="Noto Sans Symbols"/>
      </w:rPr>
    </w:lvl>
    <w:lvl w:ilvl="7">
      <w:start w:val="1"/>
      <w:numFmt w:val="bullet"/>
      <w:lvlText w:val="o"/>
      <w:lvlJc w:val="left"/>
      <w:pPr>
        <w:ind w:left="6338" w:hanging="360"/>
      </w:pPr>
      <w:rPr>
        <w:rFonts w:ascii="Courier New" w:cs="Courier New" w:eastAsia="Courier New" w:hAnsi="Courier New"/>
      </w:rPr>
    </w:lvl>
    <w:lvl w:ilvl="8">
      <w:start w:val="1"/>
      <w:numFmt w:val="bullet"/>
      <w:lvlText w:val="▪"/>
      <w:lvlJc w:val="left"/>
      <w:pPr>
        <w:ind w:left="7058"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spacing w:after="160" w:line="360" w:lineRule="auto"/>
        <w:ind w:firstLine="578"/>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spacing w:after="240" w:lineRule="auto"/>
      <w:ind w:left="788" w:hanging="431"/>
    </w:pPr>
    <w:rPr>
      <w:color w:val="000000"/>
      <w:sz w:val="36"/>
      <w:szCs w:val="36"/>
    </w:rPr>
  </w:style>
  <w:style w:type="paragraph" w:styleId="Heading2">
    <w:name w:val="heading 2"/>
    <w:basedOn w:val="Normal"/>
    <w:next w:val="Normal"/>
    <w:pPr>
      <w:keepNext w:val="1"/>
      <w:keepLines w:val="1"/>
      <w:pageBreakBefore w:val="0"/>
      <w:spacing w:after="240" w:lineRule="auto"/>
      <w:ind w:left="576" w:hanging="576"/>
    </w:pPr>
    <w:rPr>
      <w:color w:val="000000"/>
      <w:sz w:val="28"/>
      <w:szCs w:val="28"/>
    </w:rPr>
  </w:style>
  <w:style w:type="paragraph" w:styleId="Heading3">
    <w:name w:val="heading 3"/>
    <w:basedOn w:val="Normal"/>
    <w:next w:val="Normal"/>
    <w:pPr>
      <w:keepNext w:val="1"/>
      <w:keepLines w:val="1"/>
      <w:spacing w:line="240" w:lineRule="auto"/>
      <w:ind w:left="720" w:hanging="720"/>
    </w:pPr>
    <w:rPr>
      <w:color w:val="000000"/>
      <w:sz w:val="24"/>
      <w:szCs w:val="24"/>
    </w:rPr>
  </w:style>
  <w:style w:type="paragraph" w:styleId="Heading4">
    <w:name w:val="heading 4"/>
    <w:basedOn w:val="Normal"/>
    <w:next w:val="Normal"/>
    <w:pPr>
      <w:keepNext w:val="1"/>
      <w:keepLines w:val="1"/>
      <w:spacing w:line="240" w:lineRule="auto"/>
      <w:ind w:left="2880" w:hanging="720"/>
    </w:pPr>
    <w:rPr>
      <w:color w:val="000000"/>
      <w:sz w:val="24"/>
      <w:szCs w:val="24"/>
    </w:rPr>
  </w:style>
  <w:style w:type="paragraph" w:styleId="Heading5">
    <w:name w:val="heading 5"/>
    <w:basedOn w:val="Normal"/>
    <w:next w:val="Normal"/>
    <w:pPr>
      <w:keepNext w:val="1"/>
      <w:keepLines w:val="1"/>
      <w:spacing w:after="0" w:before="40" w:lineRule="auto"/>
      <w:ind w:left="3600" w:hanging="720"/>
    </w:pPr>
    <w:rPr>
      <w:rFonts w:ascii="Calibri" w:cs="Calibri" w:eastAsia="Calibri" w:hAnsi="Calibri"/>
      <w:color w:val="2f5496"/>
      <w:sz w:val="24"/>
      <w:szCs w:val="24"/>
    </w:rPr>
  </w:style>
  <w:style w:type="paragraph" w:styleId="Heading6">
    <w:name w:val="heading 6"/>
    <w:basedOn w:val="Normal"/>
    <w:next w:val="Normal"/>
    <w:pPr>
      <w:keepNext w:val="1"/>
      <w:keepLines w:val="1"/>
      <w:spacing w:after="0" w:before="40" w:lineRule="auto"/>
      <w:ind w:left="4320" w:hanging="720"/>
    </w:pPr>
    <w:rPr>
      <w:rFonts w:ascii="Calibri" w:cs="Calibri" w:eastAsia="Calibri" w:hAnsi="Calibri"/>
      <w:color w:val="1f3863"/>
      <w:sz w:val="24"/>
      <w:szCs w:val="24"/>
    </w:rPr>
  </w:style>
  <w:style w:type="paragraph" w:styleId="Title">
    <w:name w:val="Title"/>
    <w:basedOn w:val="Normal"/>
    <w:next w:val="Normal"/>
    <w:pPr>
      <w:keepNext w:val="1"/>
      <w:keepLines w:val="1"/>
      <w:spacing w:after="120" w:before="480" w:line="240" w:lineRule="auto"/>
      <w:jc w:val="center"/>
    </w:pPr>
    <w:rPr>
      <w:sz w:val="44"/>
      <w:szCs w:val="4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85.0" w:type="dxa"/>
        <w:left w:w="100.0" w:type="dxa"/>
        <w:bottom w:w="85.0" w:type="dxa"/>
        <w:right w:w="100.0" w:type="dxa"/>
      </w:tblCellMar>
    </w:tblPr>
  </w:style>
  <w:style w:type="table" w:styleId="Table3">
    <w:basedOn w:val="TableNormal"/>
    <w:tblPr>
      <w:tblStyleRowBandSize w:val="1"/>
      <w:tblStyleColBandSize w:val="1"/>
      <w:tblCellMar>
        <w:top w:w="85.0" w:type="dxa"/>
        <w:left w:w="113.0" w:type="dxa"/>
        <w:bottom w:w="85.0" w:type="dxa"/>
        <w:right w:w="113.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55.png"/><Relationship Id="rId41" Type="http://schemas.openxmlformats.org/officeDocument/2006/relationships/image" Target="media/image6.png"/><Relationship Id="rId44" Type="http://schemas.openxmlformats.org/officeDocument/2006/relationships/image" Target="media/image34.png"/><Relationship Id="rId43" Type="http://schemas.openxmlformats.org/officeDocument/2006/relationships/image" Target="media/image18.png"/><Relationship Id="rId46" Type="http://schemas.openxmlformats.org/officeDocument/2006/relationships/image" Target="media/image12.png"/><Relationship Id="rId45"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48" Type="http://schemas.openxmlformats.org/officeDocument/2006/relationships/image" Target="media/image5.png"/><Relationship Id="rId47" Type="http://schemas.openxmlformats.org/officeDocument/2006/relationships/image" Target="media/image20.png"/><Relationship Id="rId49" Type="http://schemas.openxmlformats.org/officeDocument/2006/relationships/image" Target="media/image5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6.jpg"/><Relationship Id="rId30" Type="http://schemas.openxmlformats.org/officeDocument/2006/relationships/image" Target="media/image25.jpg"/><Relationship Id="rId33" Type="http://schemas.openxmlformats.org/officeDocument/2006/relationships/image" Target="media/image27.jpg"/><Relationship Id="rId32" Type="http://schemas.openxmlformats.org/officeDocument/2006/relationships/image" Target="media/image28.jpg"/><Relationship Id="rId35" Type="http://schemas.openxmlformats.org/officeDocument/2006/relationships/image" Target="media/image9.png"/><Relationship Id="rId34" Type="http://schemas.openxmlformats.org/officeDocument/2006/relationships/image" Target="media/image29.jpg"/><Relationship Id="rId37" Type="http://schemas.openxmlformats.org/officeDocument/2006/relationships/image" Target="media/image2.png"/><Relationship Id="rId36" Type="http://schemas.openxmlformats.org/officeDocument/2006/relationships/image" Target="media/image13.png"/><Relationship Id="rId39" Type="http://schemas.openxmlformats.org/officeDocument/2006/relationships/image" Target="media/image1.png"/><Relationship Id="rId38" Type="http://schemas.openxmlformats.org/officeDocument/2006/relationships/image" Target="media/image17.png"/><Relationship Id="rId62" Type="http://schemas.openxmlformats.org/officeDocument/2006/relationships/image" Target="media/image30.png"/><Relationship Id="rId61" Type="http://schemas.openxmlformats.org/officeDocument/2006/relationships/image" Target="media/image32.png"/><Relationship Id="rId20" Type="http://schemas.openxmlformats.org/officeDocument/2006/relationships/image" Target="media/image15.png"/><Relationship Id="rId64" Type="http://schemas.openxmlformats.org/officeDocument/2006/relationships/footer" Target="footer1.xml"/><Relationship Id="rId63" Type="http://schemas.openxmlformats.org/officeDocument/2006/relationships/image" Target="media/image10.png"/><Relationship Id="rId22" Type="http://schemas.openxmlformats.org/officeDocument/2006/relationships/image" Target="media/image37.png"/><Relationship Id="rId21" Type="http://schemas.openxmlformats.org/officeDocument/2006/relationships/image" Target="media/image35.png"/><Relationship Id="rId65" Type="http://schemas.openxmlformats.org/officeDocument/2006/relationships/footer" Target="footer2.xml"/><Relationship Id="rId24" Type="http://schemas.openxmlformats.org/officeDocument/2006/relationships/image" Target="media/image36.png"/><Relationship Id="rId23" Type="http://schemas.openxmlformats.org/officeDocument/2006/relationships/image" Target="media/image40.png"/><Relationship Id="rId60" Type="http://schemas.openxmlformats.org/officeDocument/2006/relationships/image" Target="media/image7.png"/><Relationship Id="rId26" Type="http://schemas.openxmlformats.org/officeDocument/2006/relationships/image" Target="media/image38.png"/><Relationship Id="rId25" Type="http://schemas.openxmlformats.org/officeDocument/2006/relationships/image" Target="media/image39.png"/><Relationship Id="rId28" Type="http://schemas.openxmlformats.org/officeDocument/2006/relationships/image" Target="media/image41.png"/><Relationship Id="rId27" Type="http://schemas.openxmlformats.org/officeDocument/2006/relationships/image" Target="media/image42.png"/><Relationship Id="rId29" Type="http://schemas.openxmlformats.org/officeDocument/2006/relationships/image" Target="media/image14.png"/><Relationship Id="rId51" Type="http://schemas.openxmlformats.org/officeDocument/2006/relationships/image" Target="media/image53.png"/><Relationship Id="rId50" Type="http://schemas.openxmlformats.org/officeDocument/2006/relationships/image" Target="media/image50.png"/><Relationship Id="rId53" Type="http://schemas.openxmlformats.org/officeDocument/2006/relationships/image" Target="media/image16.png"/><Relationship Id="rId52" Type="http://schemas.openxmlformats.org/officeDocument/2006/relationships/image" Target="media/image54.png"/><Relationship Id="rId11" Type="http://schemas.openxmlformats.org/officeDocument/2006/relationships/image" Target="media/image31.png"/><Relationship Id="rId55" Type="http://schemas.openxmlformats.org/officeDocument/2006/relationships/image" Target="media/image19.png"/><Relationship Id="rId10" Type="http://schemas.openxmlformats.org/officeDocument/2006/relationships/image" Target="media/image3.png"/><Relationship Id="rId54" Type="http://schemas.openxmlformats.org/officeDocument/2006/relationships/image" Target="media/image52.png"/><Relationship Id="rId13" Type="http://schemas.openxmlformats.org/officeDocument/2006/relationships/image" Target="media/image45.png"/><Relationship Id="rId57" Type="http://schemas.openxmlformats.org/officeDocument/2006/relationships/image" Target="media/image4.png"/><Relationship Id="rId12" Type="http://schemas.openxmlformats.org/officeDocument/2006/relationships/image" Target="media/image11.png"/><Relationship Id="rId56" Type="http://schemas.openxmlformats.org/officeDocument/2006/relationships/image" Target="media/image24.png"/><Relationship Id="rId15" Type="http://schemas.openxmlformats.org/officeDocument/2006/relationships/image" Target="media/image43.png"/><Relationship Id="rId59" Type="http://schemas.openxmlformats.org/officeDocument/2006/relationships/image" Target="media/image22.png"/><Relationship Id="rId14" Type="http://schemas.openxmlformats.org/officeDocument/2006/relationships/image" Target="media/image44.png"/><Relationship Id="rId58" Type="http://schemas.openxmlformats.org/officeDocument/2006/relationships/image" Target="media/image23.png"/><Relationship Id="rId17" Type="http://schemas.openxmlformats.org/officeDocument/2006/relationships/image" Target="media/image48.png"/><Relationship Id="rId16" Type="http://schemas.openxmlformats.org/officeDocument/2006/relationships/image" Target="media/image49.png"/><Relationship Id="rId19" Type="http://schemas.openxmlformats.org/officeDocument/2006/relationships/image" Target="media/image47.png"/><Relationship Id="rId18" Type="http://schemas.openxmlformats.org/officeDocument/2006/relationships/image" Target="media/image4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4conYT44QiQnspUj4HLffY20VCw==">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id="7Mgroq5g"/&gt;&lt;style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